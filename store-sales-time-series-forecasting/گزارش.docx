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5A19D" w14:textId="71527608" w:rsidR="007435C2" w:rsidRPr="0032771B" w:rsidRDefault="00732382">
      <w:pPr>
        <w:tabs>
          <w:tab w:val="left" w:pos="8607"/>
        </w:tabs>
        <w:rPr>
          <w:rFonts w:ascii="IRNazanin" w:hAnsi="IRNazanin" w:cs="B Nazanin"/>
        </w:rPr>
        <w:pPrChange w:id="2" w:author="R" w:date="2026-05-30T15:52:00Z">
          <w:pPr/>
        </w:pPrChange>
      </w:pPr>
      <w:ins w:id="3" w:author="R" w:date="2026-05-30T15:52:00Z">
        <w:r>
          <w:rPr>
            <w:rFonts w:ascii="IRNazanin" w:hAnsi="IRNazanin" w:cs="B Nazanin"/>
            <w:rtl/>
          </w:rPr>
          <w:tab/>
        </w:r>
      </w:ins>
    </w:p>
    <w:p w14:paraId="2EF5D75C" w14:textId="77777777" w:rsidR="007435C2" w:rsidRPr="0032771B" w:rsidRDefault="007435C2" w:rsidP="00462AF9">
      <w:pPr>
        <w:rPr>
          <w:rFonts w:ascii="IRNazanin" w:hAnsi="IRNazanin" w:cs="B Nazanin"/>
        </w:rPr>
      </w:pPr>
    </w:p>
    <w:p w14:paraId="2853A4F0" w14:textId="4C30C839" w:rsidR="007435C2" w:rsidRPr="0017210A" w:rsidRDefault="007435C2" w:rsidP="00462AF9">
      <w:pPr>
        <w:jc w:val="center"/>
        <w:rPr>
          <w:rFonts w:ascii="Cambria" w:hAnsi="Cambria" w:cs="B Nazanin"/>
          <w:sz w:val="514"/>
          <w:szCs w:val="514"/>
          <w:lang w:bidi="fa-IR"/>
          <w:rPrChange w:id="4" w:author="R" w:date="2026-06-01T13:57:00Z">
            <w:rPr>
              <w:rFonts w:ascii="Besmellah 1" w:hAnsi="Besmellah 1" w:cs="B Nazanin"/>
              <w:sz w:val="514"/>
              <w:szCs w:val="514"/>
              <w:lang w:bidi="fa-IR"/>
            </w:rPr>
          </w:rPrChange>
        </w:rPr>
      </w:pPr>
      <w:del w:id="5" w:author="R" w:date="2026-06-01T13:56:00Z">
        <w:r w:rsidRPr="0032771B" w:rsidDel="0017210A">
          <w:rPr>
            <w:rFonts w:ascii="Besmellah 1" w:hAnsi="Besmellah 1" w:cs="B Nazanin"/>
            <w:sz w:val="514"/>
            <w:szCs w:val="514"/>
            <w:lang w:bidi="fa-IR"/>
          </w:rPr>
          <w:delText>s</w:delText>
        </w:r>
      </w:del>
      <w:ins w:id="6" w:author="R" w:date="2026-06-01T13:57:00Z">
        <w:r w:rsidR="0017210A">
          <w:rPr>
            <w:rFonts w:ascii="Besmellah 1" w:hAnsi="Besmellah 1" w:cs="B Nazanin"/>
            <w:sz w:val="514"/>
            <w:szCs w:val="514"/>
            <w:lang w:bidi="fa-IR"/>
          </w:rPr>
          <w:t>,</w:t>
        </w:r>
      </w:ins>
    </w:p>
    <w:p w14:paraId="2BEB4DBA" w14:textId="77777777" w:rsidR="007435C2" w:rsidRPr="0032771B" w:rsidRDefault="007435C2" w:rsidP="00462AF9">
      <w:pPr>
        <w:rPr>
          <w:rFonts w:ascii="IRNazanin" w:hAnsi="IRNazanin" w:cs="B Nazanin"/>
        </w:rPr>
      </w:pPr>
    </w:p>
    <w:p w14:paraId="7D11976F" w14:textId="77777777" w:rsidR="007435C2" w:rsidRPr="0032771B" w:rsidRDefault="007435C2" w:rsidP="00462AF9">
      <w:pPr>
        <w:rPr>
          <w:rFonts w:ascii="IRNazanin" w:hAnsi="IRNazanin" w:cs="B Nazanin"/>
        </w:rPr>
      </w:pPr>
    </w:p>
    <w:p w14:paraId="26EB6660" w14:textId="77777777" w:rsidR="007435C2" w:rsidRPr="0032771B" w:rsidRDefault="007435C2" w:rsidP="00462AF9">
      <w:pPr>
        <w:rPr>
          <w:rFonts w:ascii="IRNazanin" w:hAnsi="IRNazanin" w:cs="B Nazanin"/>
        </w:rPr>
      </w:pPr>
    </w:p>
    <w:p w14:paraId="4B9C7003" w14:textId="77777777" w:rsidR="007435C2" w:rsidRPr="0032771B" w:rsidDel="0017210A" w:rsidRDefault="007435C2" w:rsidP="00462AF9">
      <w:pPr>
        <w:ind w:firstLine="0"/>
        <w:jc w:val="left"/>
        <w:rPr>
          <w:del w:id="7" w:author="R" w:date="2026-06-01T13:58:00Z"/>
          <w:rFonts w:ascii="IRNazanin" w:hAnsi="IRNazanin" w:cs="B Nazanin"/>
        </w:rPr>
      </w:pPr>
    </w:p>
    <w:p w14:paraId="4B820745" w14:textId="77777777" w:rsidR="007435C2" w:rsidRPr="0032771B" w:rsidDel="0017210A" w:rsidRDefault="007435C2" w:rsidP="00462AF9">
      <w:pPr>
        <w:jc w:val="center"/>
        <w:rPr>
          <w:del w:id="8" w:author="R" w:date="2026-06-01T13:58:00Z"/>
          <w:rFonts w:ascii="IRNazanin" w:hAnsi="IRNazanin" w:cs="B Nazanin"/>
        </w:rPr>
      </w:pPr>
    </w:p>
    <w:p w14:paraId="154AD503" w14:textId="2E019988" w:rsidR="00BF789F" w:rsidRPr="0032771B" w:rsidDel="0017210A" w:rsidRDefault="007435C2">
      <w:pPr>
        <w:ind w:firstLine="0"/>
        <w:rPr>
          <w:del w:id="9" w:author="R" w:date="2026-06-01T13:58:00Z"/>
          <w:rFonts w:ascii="IRNazanin" w:hAnsi="IRNazanin" w:cs="B Nazanin"/>
          <w:sz w:val="96"/>
          <w:szCs w:val="96"/>
          <w:rtl/>
          <w:lang w:bidi="fa-IR"/>
        </w:rPr>
        <w:pPrChange w:id="10" w:author="R" w:date="2026-06-01T13:58:00Z">
          <w:pPr>
            <w:jc w:val="center"/>
          </w:pPr>
        </w:pPrChange>
      </w:pPr>
      <w:del w:id="11" w:author="R" w:date="2026-06-01T13:58:00Z">
        <w:r w:rsidRPr="00D6749D" w:rsidDel="0017210A">
          <w:rPr>
            <w:rFonts w:ascii="IRNazanin" w:hAnsi="IRNazanin" w:cs="B Nazanin"/>
            <w:sz w:val="96"/>
            <w:szCs w:val="96"/>
            <w:rtl/>
            <w:lang w:bidi="fa-IR"/>
          </w:rPr>
          <w:delText>تیم داده شرکت پویاک</w:delText>
        </w:r>
      </w:del>
    </w:p>
    <w:p w14:paraId="6426EEA7" w14:textId="77777777" w:rsidR="007435C2" w:rsidRPr="0032771B" w:rsidRDefault="007435C2">
      <w:pPr>
        <w:ind w:firstLine="0"/>
        <w:rPr>
          <w:rFonts w:ascii="IRNazanin" w:hAnsi="IRNazanin" w:cs="B Nazanin"/>
          <w:rtl/>
          <w:lang w:bidi="fa-IR"/>
        </w:rPr>
        <w:pPrChange w:id="12" w:author="R" w:date="2026-06-01T13:58:00Z">
          <w:pPr>
            <w:jc w:val="center"/>
          </w:pPr>
        </w:pPrChange>
      </w:pPr>
    </w:p>
    <w:p w14:paraId="43986278" w14:textId="2A50623F" w:rsidR="00BF789F" w:rsidRPr="0078047B" w:rsidRDefault="00BF789F" w:rsidP="00462AF9">
      <w:pPr>
        <w:spacing w:after="0"/>
        <w:jc w:val="center"/>
        <w:rPr>
          <w:rFonts w:ascii="IRNazanin" w:hAnsi="IRNazanin" w:cs="B Nazanin"/>
          <w:sz w:val="60"/>
          <w:szCs w:val="60"/>
          <w:rtl/>
          <w:lang w:bidi="fa-IR"/>
          <w:rPrChange w:id="13" w:author="R" w:date="2026-06-01T14:00:00Z">
            <w:rPr>
              <w:rFonts w:ascii="IRNazanin" w:hAnsi="IRNazanin" w:cs="B Nazanin"/>
              <w:sz w:val="56"/>
              <w:szCs w:val="56"/>
              <w:rtl/>
              <w:lang w:bidi="fa-IR"/>
            </w:rPr>
          </w:rPrChange>
        </w:rPr>
      </w:pPr>
      <w:r w:rsidRPr="0078047B">
        <w:rPr>
          <w:rFonts w:ascii="IRNazanin" w:hAnsi="IRNazanin" w:cs="B Nazanin" w:hint="eastAsia"/>
          <w:sz w:val="60"/>
          <w:szCs w:val="60"/>
          <w:rtl/>
          <w:lang w:bidi="fa-IR"/>
          <w:rPrChange w:id="14" w:author="R" w:date="2026-06-01T14:00:00Z">
            <w:rPr>
              <w:rFonts w:ascii="IRNazanin" w:hAnsi="IRNazanin" w:cs="B Nazanin" w:hint="eastAsia"/>
              <w:sz w:val="56"/>
              <w:szCs w:val="56"/>
              <w:rtl/>
              <w:lang w:bidi="fa-IR"/>
            </w:rPr>
          </w:rPrChange>
        </w:rPr>
        <w:t>عنوان</w:t>
      </w:r>
      <w:r w:rsidRPr="0078047B">
        <w:rPr>
          <w:rFonts w:ascii="IRNazanin" w:hAnsi="IRNazanin" w:cs="B Nazanin"/>
          <w:sz w:val="60"/>
          <w:szCs w:val="60"/>
          <w:rtl/>
          <w:lang w:bidi="fa-IR"/>
          <w:rPrChange w:id="15" w:author="R" w:date="2026-06-01T14:00:00Z">
            <w:rPr>
              <w:rFonts w:ascii="IRNazanin" w:hAnsi="IRNazanin" w:cs="B Nazanin"/>
              <w:sz w:val="56"/>
              <w:szCs w:val="56"/>
              <w:rtl/>
              <w:lang w:bidi="fa-IR"/>
            </w:rPr>
          </w:rPrChange>
        </w:rPr>
        <w:t xml:space="preserve"> گزارش: </w:t>
      </w:r>
    </w:p>
    <w:p w14:paraId="267298E1" w14:textId="664ED16C" w:rsidR="00BF789F" w:rsidRPr="0032771B" w:rsidRDefault="00BF789F" w:rsidP="00125FCC">
      <w:pPr>
        <w:spacing w:after="0"/>
        <w:jc w:val="center"/>
        <w:rPr>
          <w:rFonts w:ascii="IRNazanin" w:hAnsi="IRNazanin" w:cs="B Nazanin"/>
          <w:sz w:val="56"/>
          <w:szCs w:val="56"/>
          <w:rtl/>
          <w:lang w:bidi="fa-IR"/>
        </w:rPr>
      </w:pPr>
      <w:r w:rsidRPr="0032771B">
        <w:rPr>
          <w:rFonts w:ascii="IRNazanin" w:hAnsi="IRNazanin" w:cs="B Nazanin"/>
          <w:sz w:val="56"/>
          <w:szCs w:val="56"/>
          <w:rtl/>
          <w:lang w:bidi="fa-IR"/>
        </w:rPr>
        <w:t>تحلیل</w:t>
      </w:r>
      <w:r w:rsidR="007435C2" w:rsidRPr="0032771B">
        <w:rPr>
          <w:rFonts w:ascii="IRNazanin" w:hAnsi="IRNazanin" w:cs="B Nazanin"/>
          <w:sz w:val="56"/>
          <w:szCs w:val="56"/>
          <w:rtl/>
          <w:lang w:bidi="fa-IR"/>
        </w:rPr>
        <w:t xml:space="preserve"> داده</w:t>
      </w:r>
      <w:r w:rsidRPr="0032771B">
        <w:rPr>
          <w:rFonts w:ascii="IRNazanin" w:hAnsi="IRNazanin" w:cs="B Nazanin"/>
          <w:sz w:val="56"/>
          <w:szCs w:val="56"/>
          <w:rtl/>
          <w:lang w:bidi="fa-IR"/>
        </w:rPr>
        <w:t>‌</w:t>
      </w:r>
      <w:r w:rsidR="007435C2" w:rsidRPr="0032771B">
        <w:rPr>
          <w:rFonts w:ascii="IRNazanin" w:hAnsi="IRNazanin" w:cs="B Nazanin"/>
          <w:sz w:val="56"/>
          <w:szCs w:val="56"/>
          <w:rtl/>
          <w:lang w:bidi="fa-IR"/>
        </w:rPr>
        <w:t xml:space="preserve">های سال </w:t>
      </w:r>
      <w:del w:id="16" w:author="R" w:date="2026-06-01T13:58:00Z">
        <w:r w:rsidR="007435C2" w:rsidRPr="0032771B" w:rsidDel="0017210A">
          <w:rPr>
            <w:rFonts w:ascii="IRNazanin" w:hAnsi="IRNazanin" w:cs="B Nazanin"/>
            <w:sz w:val="56"/>
            <w:szCs w:val="56"/>
            <w:rtl/>
            <w:lang w:bidi="fa-IR"/>
          </w:rPr>
          <w:delText xml:space="preserve">1404 </w:delText>
        </w:r>
      </w:del>
      <w:ins w:id="17" w:author="R" w:date="2026-06-01T13:58:00Z">
        <w:r w:rsidR="0017210A">
          <w:rPr>
            <w:rFonts w:ascii="IRNazanin" w:hAnsi="IRNazanin" w:cs="B Nazanin"/>
            <w:sz w:val="56"/>
            <w:szCs w:val="56"/>
            <w:lang w:bidi="fa-IR"/>
          </w:rPr>
          <w:t>2013-2017</w:t>
        </w:r>
        <w:r w:rsidR="0017210A" w:rsidRPr="0032771B">
          <w:rPr>
            <w:rFonts w:ascii="IRNazanin" w:hAnsi="IRNazanin" w:cs="B Nazanin"/>
            <w:sz w:val="56"/>
            <w:szCs w:val="56"/>
            <w:rtl/>
            <w:lang w:bidi="fa-IR"/>
          </w:rPr>
          <w:t xml:space="preserve"> </w:t>
        </w:r>
      </w:ins>
      <w:del w:id="18" w:author="R" w:date="2026-06-01T13:58:00Z">
        <w:r w:rsidR="007435C2" w:rsidRPr="0032771B" w:rsidDel="0017210A">
          <w:rPr>
            <w:rFonts w:ascii="IRNazanin" w:hAnsi="IRNazanin" w:cs="B Nazanin"/>
            <w:sz w:val="56"/>
            <w:szCs w:val="56"/>
            <w:rtl/>
            <w:lang w:bidi="fa-IR"/>
          </w:rPr>
          <w:delText>سامانه پایش</w:delText>
        </w:r>
      </w:del>
      <w:ins w:id="19" w:author="R" w:date="2026-06-01T13:58:00Z">
        <w:r w:rsidR="0017210A">
          <w:rPr>
            <w:rFonts w:ascii="IRNazanin" w:hAnsi="IRNazanin" w:cs="B Nazanin" w:hint="cs"/>
            <w:sz w:val="56"/>
            <w:szCs w:val="56"/>
            <w:rtl/>
            <w:lang w:bidi="fa-IR"/>
          </w:rPr>
          <w:t>فروشگاه‌های خرده فروشی اکوادور</w:t>
        </w:r>
      </w:ins>
      <w:r w:rsidRPr="0032771B">
        <w:rPr>
          <w:rFonts w:ascii="IRNazanin" w:hAnsi="IRNazanin" w:cs="B Nazanin"/>
          <w:sz w:val="56"/>
          <w:szCs w:val="56"/>
          <w:rtl/>
          <w:lang w:bidi="fa-IR"/>
        </w:rPr>
        <w:t>(نسخه</w:t>
      </w:r>
      <w:r w:rsidRPr="0032771B">
        <w:rPr>
          <w:rFonts w:ascii="IRNazanin" w:hAnsi="IRNazanin" w:cs="B Nazanin" w:hint="cs"/>
          <w:sz w:val="56"/>
          <w:szCs w:val="56"/>
          <w:rtl/>
          <w:lang w:bidi="fa-IR"/>
        </w:rPr>
        <w:t xml:space="preserve"> </w:t>
      </w:r>
      <w:ins w:id="20" w:author="R" w:date="2026-06-01T14:00:00Z">
        <w:r w:rsidR="0078047B">
          <w:rPr>
            <w:rFonts w:ascii="IRNazanin" w:hAnsi="IRNazanin" w:cs="B Nazanin" w:hint="cs"/>
            <w:sz w:val="56"/>
            <w:szCs w:val="56"/>
            <w:rtl/>
            <w:lang w:bidi="fa-IR"/>
          </w:rPr>
          <w:t>0</w:t>
        </w:r>
      </w:ins>
      <w:del w:id="21" w:author="R" w:date="2026-06-01T13:59:00Z">
        <w:r w:rsidRPr="0032771B" w:rsidDel="0017210A">
          <w:rPr>
            <w:rFonts w:ascii="IRNazanin" w:hAnsi="IRNazanin" w:cs="B Nazanin" w:hint="cs"/>
            <w:sz w:val="56"/>
            <w:szCs w:val="56"/>
            <w:rtl/>
            <w:lang w:bidi="fa-IR"/>
          </w:rPr>
          <w:delText>2</w:delText>
        </w:r>
      </w:del>
      <w:r w:rsidRPr="0032771B">
        <w:rPr>
          <w:rFonts w:ascii="IRNazanin" w:hAnsi="IRNazanin" w:cs="B Nazanin"/>
          <w:sz w:val="56"/>
          <w:szCs w:val="56"/>
          <w:rtl/>
          <w:lang w:bidi="fa-IR"/>
        </w:rPr>
        <w:t>)</w:t>
      </w:r>
    </w:p>
    <w:p w14:paraId="50E15042" w14:textId="77777777" w:rsidR="0078047B" w:rsidRDefault="0078047B" w:rsidP="00462AF9">
      <w:pPr>
        <w:jc w:val="center"/>
        <w:rPr>
          <w:ins w:id="22" w:author="R" w:date="2026-06-01T13:59:00Z"/>
          <w:rFonts w:ascii="IRNazanin" w:hAnsi="IRNazanin" w:cs="B Nazanin"/>
          <w:sz w:val="56"/>
          <w:szCs w:val="56"/>
          <w:rtl/>
          <w:lang w:bidi="fa-IR"/>
        </w:rPr>
      </w:pPr>
    </w:p>
    <w:p w14:paraId="1A1A5541" w14:textId="2F43A36D" w:rsidR="00D6749D" w:rsidRPr="0032771B" w:rsidDel="0078047B" w:rsidRDefault="00BF789F" w:rsidP="00462AF9">
      <w:pPr>
        <w:jc w:val="center"/>
        <w:rPr>
          <w:del w:id="23" w:author="R" w:date="2026-06-01T13:59:00Z"/>
          <w:rFonts w:ascii="IRNazanin" w:hAnsi="IRNazanin" w:cs="B Nazanin"/>
          <w:sz w:val="56"/>
          <w:szCs w:val="56"/>
          <w:lang w:bidi="fa-IR"/>
        </w:rPr>
      </w:pPr>
      <w:r w:rsidRPr="0032771B">
        <w:rPr>
          <w:rFonts w:ascii="IRNazanin" w:hAnsi="IRNazanin" w:cs="B Nazanin" w:hint="cs"/>
          <w:sz w:val="56"/>
          <w:szCs w:val="56"/>
          <w:rtl/>
          <w:lang w:bidi="fa-IR"/>
        </w:rPr>
        <w:t>تهیه</w:t>
      </w:r>
      <w:r w:rsidR="007506E2">
        <w:rPr>
          <w:rFonts w:ascii="IRNazanin" w:hAnsi="IRNazanin" w:cs="B Nazanin" w:hint="cs"/>
          <w:sz w:val="56"/>
          <w:szCs w:val="56"/>
          <w:rtl/>
          <w:lang w:bidi="fa-IR"/>
        </w:rPr>
        <w:t>‌</w:t>
      </w:r>
      <w:r w:rsidRPr="0032771B">
        <w:rPr>
          <w:rFonts w:ascii="IRNazanin" w:hAnsi="IRNazanin" w:cs="B Nazanin" w:hint="cs"/>
          <w:sz w:val="56"/>
          <w:szCs w:val="56"/>
          <w:rtl/>
          <w:lang w:bidi="fa-IR"/>
        </w:rPr>
        <w:t>کننده: محمد اسلامی‌نژاد</w:t>
      </w:r>
    </w:p>
    <w:p w14:paraId="10AE22CF" w14:textId="77777777" w:rsidR="0078047B" w:rsidRDefault="00A244B8">
      <w:pPr>
        <w:jc w:val="center"/>
        <w:rPr>
          <w:ins w:id="24" w:author="R" w:date="2026-06-01T13:59:00Z"/>
          <w:rFonts w:ascii="IRNazanin" w:hAnsi="IRNazanin" w:cs="B Nazanin"/>
          <w:sz w:val="56"/>
          <w:szCs w:val="56"/>
          <w:rtl/>
          <w:lang w:bidi="fa-IR"/>
        </w:rPr>
        <w:pPrChange w:id="25" w:author="R" w:date="2026-06-01T13:59:00Z">
          <w:pPr>
            <w:tabs>
              <w:tab w:val="center" w:pos="4822"/>
              <w:tab w:val="right" w:pos="9360"/>
            </w:tabs>
            <w:jc w:val="left"/>
          </w:pPr>
        </w:pPrChange>
      </w:pPr>
      <w:del w:id="26" w:author="R" w:date="2026-06-01T13:59:00Z">
        <w:r w:rsidDel="0078047B">
          <w:rPr>
            <w:rFonts w:ascii="IRNazanin" w:hAnsi="IRNazanin" w:cs="B Nazanin"/>
            <w:sz w:val="56"/>
            <w:szCs w:val="56"/>
            <w:rtl/>
            <w:lang w:bidi="fa-IR"/>
          </w:rPr>
          <w:tab/>
        </w:r>
      </w:del>
    </w:p>
    <w:p w14:paraId="440771BA" w14:textId="037A0C89" w:rsidR="00DF12DA" w:rsidRDefault="00577669">
      <w:pPr>
        <w:tabs>
          <w:tab w:val="center" w:pos="4822"/>
          <w:tab w:val="right" w:pos="9360"/>
        </w:tabs>
        <w:jc w:val="center"/>
        <w:rPr>
          <w:rFonts w:ascii="IRNazanin" w:hAnsi="IRNazanin" w:cs="B Nazanin"/>
          <w:sz w:val="56"/>
          <w:szCs w:val="56"/>
          <w:rtl/>
          <w:lang w:bidi="fa-IR"/>
        </w:rPr>
        <w:pPrChange w:id="27" w:author="R" w:date="2026-06-01T13:59:00Z">
          <w:pPr>
            <w:tabs>
              <w:tab w:val="center" w:pos="4822"/>
              <w:tab w:val="right" w:pos="9360"/>
            </w:tabs>
            <w:jc w:val="left"/>
          </w:pPr>
        </w:pPrChange>
      </w:pPr>
      <w:r w:rsidRPr="0032771B">
        <w:rPr>
          <w:rFonts w:ascii="IRNazanin" w:hAnsi="IRNazanin" w:cs="B Nazanin" w:hint="cs"/>
          <w:sz w:val="56"/>
          <w:szCs w:val="56"/>
          <w:rtl/>
          <w:lang w:bidi="fa-IR"/>
        </w:rPr>
        <w:t>تاریخ:</w:t>
      </w:r>
    </w:p>
    <w:p w14:paraId="0852ECE2" w14:textId="3B7D35F6" w:rsidR="00577669" w:rsidRPr="00D6749D" w:rsidRDefault="00577669" w:rsidP="00DF12DA">
      <w:pPr>
        <w:jc w:val="center"/>
        <w:rPr>
          <w:rFonts w:ascii="IRNazanin" w:hAnsi="IRNazanin" w:cs="B Nazanin"/>
          <w:sz w:val="56"/>
          <w:szCs w:val="56"/>
          <w:rtl/>
          <w:lang w:bidi="fa-IR"/>
        </w:rPr>
      </w:pPr>
      <w:del w:id="28" w:author="R" w:date="2026-06-01T13:59:00Z">
        <w:r w:rsidRPr="0032771B" w:rsidDel="0078047B">
          <w:rPr>
            <w:rFonts w:ascii="IRNazanin" w:hAnsi="IRNazanin" w:cs="B Nazanin" w:hint="cs"/>
            <w:sz w:val="56"/>
            <w:szCs w:val="56"/>
            <w:rtl/>
            <w:lang w:bidi="fa-IR"/>
          </w:rPr>
          <w:delText>0</w:delText>
        </w:r>
        <w:r w:rsidR="00D6749D" w:rsidDel="0078047B">
          <w:rPr>
            <w:rFonts w:ascii="IRNazanin" w:hAnsi="IRNazanin" w:cs="B Nazanin" w:hint="cs"/>
            <w:sz w:val="56"/>
            <w:szCs w:val="56"/>
            <w:rtl/>
            <w:lang w:bidi="fa-IR"/>
          </w:rPr>
          <w:delText>9</w:delText>
        </w:r>
      </w:del>
      <w:ins w:id="29" w:author="R" w:date="2026-06-02T14:17:00Z">
        <w:r w:rsidR="007A3AF4">
          <w:rPr>
            <w:rFonts w:ascii="IRNazanin" w:hAnsi="IRNazanin" w:cs="B Nazanin"/>
            <w:sz w:val="56"/>
            <w:szCs w:val="56"/>
            <w:lang w:bidi="fa-IR"/>
          </w:rPr>
          <w:t>12</w:t>
        </w:r>
      </w:ins>
      <w:r w:rsidRPr="0032771B">
        <w:rPr>
          <w:rFonts w:ascii="IRNazanin" w:hAnsi="IRNazanin" w:cs="B Nazanin" w:hint="cs"/>
          <w:sz w:val="56"/>
          <w:szCs w:val="56"/>
          <w:rtl/>
          <w:lang w:bidi="fa-IR"/>
        </w:rPr>
        <w:t>/03/1405</w:t>
      </w:r>
      <w:bookmarkStart w:id="30" w:name="_Toc230622017"/>
    </w:p>
    <w:p w14:paraId="2C534F01" w14:textId="77777777" w:rsidR="0078047B" w:rsidRDefault="0078047B" w:rsidP="00462AF9">
      <w:pPr>
        <w:pStyle w:val="NoSpacing"/>
        <w:rPr>
          <w:ins w:id="31" w:author="R" w:date="2026-06-01T13:59:00Z"/>
          <w:rFonts w:ascii="IRNazanin" w:hAnsi="IRNazanin" w:cs="B Nazanin"/>
          <w:b/>
          <w:bCs/>
          <w:sz w:val="32"/>
          <w:szCs w:val="32"/>
          <w:rtl/>
          <w:lang w:bidi="fa-IR"/>
        </w:rPr>
      </w:pPr>
    </w:p>
    <w:p w14:paraId="179E9C36" w14:textId="77777777" w:rsidR="0078047B" w:rsidRDefault="0078047B" w:rsidP="00462AF9">
      <w:pPr>
        <w:pStyle w:val="NoSpacing"/>
        <w:rPr>
          <w:ins w:id="32" w:author="R" w:date="2026-06-01T13:59:00Z"/>
          <w:rFonts w:ascii="IRNazanin" w:hAnsi="IRNazanin" w:cs="B Nazanin"/>
          <w:b/>
          <w:bCs/>
          <w:sz w:val="32"/>
          <w:szCs w:val="32"/>
          <w:rtl/>
          <w:lang w:bidi="fa-IR"/>
        </w:rPr>
      </w:pPr>
    </w:p>
    <w:p w14:paraId="6DD736D0" w14:textId="130A9263" w:rsidR="00F0161B" w:rsidRPr="00DF12DA" w:rsidRDefault="005B6652" w:rsidP="00462AF9">
      <w:pPr>
        <w:pStyle w:val="NoSpacing"/>
        <w:rPr>
          <w:rFonts w:ascii="IRNazanin" w:hAnsi="IRNazanin" w:cs="B Nazanin"/>
          <w:b/>
          <w:bCs/>
          <w:sz w:val="32"/>
          <w:szCs w:val="32"/>
          <w:rtl/>
          <w:lang w:bidi="fa-IR"/>
        </w:rPr>
      </w:pPr>
      <w:r w:rsidRPr="00DF12DA">
        <w:rPr>
          <w:rFonts w:ascii="IRNazanin" w:hAnsi="IRNazanin" w:cs="B Nazanin"/>
          <w:b/>
          <w:bCs/>
          <w:sz w:val="32"/>
          <w:szCs w:val="32"/>
          <w:rtl/>
          <w:lang w:bidi="fa-IR"/>
        </w:rPr>
        <w:lastRenderedPageBreak/>
        <w:t>چکیده</w:t>
      </w:r>
      <w:bookmarkEnd w:id="30"/>
    </w:p>
    <w:p w14:paraId="429613FE" w14:textId="53155FCE" w:rsidR="00F92056" w:rsidRPr="00D6749D" w:rsidRDefault="00F92056" w:rsidP="007506E2">
      <w:pPr>
        <w:contextualSpacing/>
        <w:rPr>
          <w:rFonts w:ascii="IRNazanin" w:eastAsia="Times New Roman" w:hAnsi="IRNazanin" w:cs="B Nazanin"/>
          <w:sz w:val="24"/>
          <w:szCs w:val="24"/>
          <w:rtl/>
          <w:lang w:bidi="fa-IR"/>
        </w:rPr>
      </w:pPr>
      <w:del w:id="33" w:author="R" w:date="2026-06-02T14:17:00Z">
        <w:r w:rsidRPr="00D6749D" w:rsidDel="007A3AF4">
          <w:rPr>
            <w:rFonts w:ascii="IRNazanin" w:eastAsia="Times New Roman" w:hAnsi="IRNazanin" w:cs="B Nazanin"/>
            <w:sz w:val="24"/>
            <w:szCs w:val="24"/>
            <w:rtl/>
            <w:lang w:bidi="fa-IR"/>
          </w:rPr>
          <w:delText xml:space="preserve">این گزارش، با تحلیل و بررسی داده‌های اول فروردین تا 12 اسفند سال 1404 سامانه پایش، </w:delText>
        </w:r>
        <w:r w:rsidR="00125FCC" w:rsidDel="007A3AF4">
          <w:rPr>
            <w:rFonts w:ascii="IRNazanin" w:eastAsia="Times New Roman" w:hAnsi="IRNazanin" w:cs="B Nazanin" w:hint="cs"/>
            <w:sz w:val="24"/>
            <w:szCs w:val="24"/>
            <w:rtl/>
            <w:lang w:bidi="fa-IR"/>
          </w:rPr>
          <w:delText xml:space="preserve">با هدف </w:delText>
        </w:r>
      </w:del>
      <w:del w:id="34" w:author="R" w:date="2026-05-30T10:05:00Z">
        <w:r w:rsidR="00125FCC" w:rsidDel="008130CA">
          <w:rPr>
            <w:rFonts w:ascii="IRNazanin" w:eastAsia="Times New Roman" w:hAnsi="IRNazanin" w:cs="B Nazanin" w:hint="cs"/>
            <w:sz w:val="24"/>
            <w:szCs w:val="24"/>
            <w:rtl/>
            <w:lang w:bidi="fa-IR"/>
          </w:rPr>
          <w:delText xml:space="preserve">بررسی و </w:delText>
        </w:r>
      </w:del>
      <w:del w:id="35" w:author="R" w:date="2026-06-02T14:17:00Z">
        <w:r w:rsidR="00125FCC" w:rsidDel="007A3AF4">
          <w:rPr>
            <w:rFonts w:ascii="IRNazanin" w:eastAsia="Times New Roman" w:hAnsi="IRNazanin" w:cs="B Nazanin" w:hint="cs"/>
            <w:sz w:val="24"/>
            <w:szCs w:val="24"/>
            <w:rtl/>
            <w:lang w:bidi="fa-IR"/>
          </w:rPr>
          <w:delText xml:space="preserve">افزایش کیفیت داده برای مدل پیش بینی یادگیری ماشین، </w:delText>
        </w:r>
        <w:r w:rsidRPr="00D6749D" w:rsidDel="007A3AF4">
          <w:rPr>
            <w:rFonts w:ascii="IRNazanin" w:eastAsia="Times New Roman" w:hAnsi="IRNazanin" w:cs="B Nazanin"/>
            <w:sz w:val="24"/>
            <w:szCs w:val="24"/>
            <w:rtl/>
            <w:lang w:bidi="fa-IR"/>
          </w:rPr>
          <w:delText xml:space="preserve">به دنبال کشف روندها و الگوهای موجود در </w:delText>
        </w:r>
      </w:del>
      <w:del w:id="36" w:author="R" w:date="2026-05-30T10:03:00Z">
        <w:r w:rsidR="00125FCC" w:rsidDel="008130CA">
          <w:rPr>
            <w:rFonts w:ascii="IRNazanin" w:eastAsia="Times New Roman" w:hAnsi="IRNazanin" w:cs="B Nazanin" w:hint="cs"/>
            <w:sz w:val="24"/>
            <w:szCs w:val="24"/>
            <w:rtl/>
            <w:lang w:bidi="fa-IR"/>
          </w:rPr>
          <w:delText xml:space="preserve">ناهنجاری‌های </w:delText>
        </w:r>
      </w:del>
      <w:del w:id="37" w:author="R" w:date="2026-06-02T14:17:00Z">
        <w:r w:rsidR="00125FCC" w:rsidDel="007A3AF4">
          <w:rPr>
            <w:rFonts w:ascii="IRNazanin" w:eastAsia="Times New Roman" w:hAnsi="IRNazanin" w:cs="B Nazanin" w:hint="cs"/>
            <w:sz w:val="24"/>
            <w:szCs w:val="24"/>
            <w:rtl/>
            <w:lang w:bidi="fa-IR"/>
          </w:rPr>
          <w:delText>داده</w:delText>
        </w:r>
      </w:del>
      <w:del w:id="38" w:author="R" w:date="2026-05-30T10:01:00Z">
        <w:r w:rsidR="00125FCC" w:rsidDel="00642E2B">
          <w:rPr>
            <w:rFonts w:ascii="IRNazanin" w:eastAsia="Times New Roman" w:hAnsi="IRNazanin" w:cs="B Nazanin" w:hint="cs"/>
            <w:sz w:val="24"/>
            <w:szCs w:val="24"/>
            <w:rtl/>
            <w:lang w:bidi="fa-IR"/>
          </w:rPr>
          <w:delText>(با معرفی داده‌های گمشده، منفی و صفر)</w:delText>
        </w:r>
      </w:del>
      <w:del w:id="39" w:author="R" w:date="2026-06-02T14:17:00Z">
        <w:r w:rsidRPr="00D6749D" w:rsidDel="007A3AF4">
          <w:rPr>
            <w:rFonts w:ascii="IRNazanin" w:eastAsia="Times New Roman" w:hAnsi="IRNazanin" w:cs="B Nazanin"/>
            <w:sz w:val="24"/>
            <w:szCs w:val="24"/>
            <w:rtl/>
            <w:lang w:bidi="fa-IR"/>
          </w:rPr>
          <w:delText>، از روش</w:delText>
        </w:r>
      </w:del>
      <w:del w:id="40" w:author="R" w:date="2026-05-30T10:05:00Z">
        <w:r w:rsidRPr="00D6749D" w:rsidDel="008130CA">
          <w:rPr>
            <w:rFonts w:ascii="IRNazanin" w:eastAsia="Times New Roman" w:hAnsi="IRNazanin" w:cs="B Nazanin"/>
            <w:sz w:val="24"/>
            <w:szCs w:val="24"/>
            <w:rtl/>
            <w:lang w:bidi="fa-IR"/>
          </w:rPr>
          <w:delText>‌هایی</w:delText>
        </w:r>
      </w:del>
      <w:del w:id="41" w:author="R" w:date="2026-06-02T14:17:00Z">
        <w:r w:rsidRPr="00D6749D" w:rsidDel="007A3AF4">
          <w:rPr>
            <w:rFonts w:ascii="IRNazanin" w:eastAsia="Times New Roman" w:hAnsi="IRNazanin" w:cs="B Nazanin"/>
            <w:sz w:val="24"/>
            <w:szCs w:val="24"/>
            <w:rtl/>
            <w:lang w:bidi="fa-IR"/>
          </w:rPr>
          <w:delText xml:space="preserve"> </w:delText>
        </w:r>
      </w:del>
      <w:del w:id="42" w:author="R" w:date="2026-05-30T10:05:00Z">
        <w:r w:rsidRPr="00D6749D" w:rsidDel="008130CA">
          <w:rPr>
            <w:rFonts w:ascii="IRNazanin" w:eastAsia="Times New Roman" w:hAnsi="IRNazanin" w:cs="B Nazanin"/>
            <w:sz w:val="24"/>
            <w:szCs w:val="24"/>
            <w:rtl/>
            <w:lang w:bidi="fa-IR"/>
          </w:rPr>
          <w:delText xml:space="preserve">چون </w:delText>
        </w:r>
      </w:del>
      <w:del w:id="43" w:author="R" w:date="2026-06-02T14:17:00Z">
        <w:r w:rsidRPr="00D6749D" w:rsidDel="007A3AF4">
          <w:rPr>
            <w:rFonts w:ascii="IRNazanin" w:eastAsia="Times New Roman" w:hAnsi="IRNazanin" w:cs="B Nazanin"/>
            <w:sz w:val="24"/>
            <w:szCs w:val="24"/>
            <w:rtl/>
            <w:lang w:bidi="fa-IR"/>
          </w:rPr>
          <w:delText>تحلیل داده اکتشافی برای یافتن الگوهای احتمالی در روند فصلی و سالانه</w:delText>
        </w:r>
      </w:del>
      <w:del w:id="44" w:author="R" w:date="2026-05-28T16:10:00Z">
        <w:r w:rsidRPr="00D6749D" w:rsidDel="00024ECF">
          <w:rPr>
            <w:rFonts w:ascii="IRNazanin" w:eastAsia="Times New Roman" w:hAnsi="IRNazanin" w:cs="B Nazanin"/>
            <w:sz w:val="24"/>
            <w:szCs w:val="24"/>
            <w:rtl/>
            <w:lang w:bidi="fa-IR"/>
          </w:rPr>
          <w:delText xml:space="preserve">، </w:delText>
        </w:r>
        <w:commentRangeStart w:id="45"/>
        <w:r w:rsidRPr="00D6749D" w:rsidDel="00024ECF">
          <w:rPr>
            <w:rFonts w:ascii="IRNazanin" w:eastAsia="Times New Roman" w:hAnsi="IRNazanin" w:cs="B Nazanin"/>
            <w:sz w:val="24"/>
            <w:szCs w:val="24"/>
            <w:rtl/>
            <w:lang w:bidi="fa-IR"/>
          </w:rPr>
          <w:delText>کاهش ابعاد و خوشه‌بندی، برای یافتن دو رفتار متفاوت در داده‌های صفر که یکی از پر تعدادترین الگوها در داده است</w:delText>
        </w:r>
      </w:del>
      <w:del w:id="46" w:author="R" w:date="2026-05-28T16:11:00Z">
        <w:r w:rsidRPr="00D6749D" w:rsidDel="00024ECF">
          <w:rPr>
            <w:rFonts w:ascii="IRNazanin" w:eastAsia="Times New Roman" w:hAnsi="IRNazanin" w:cs="B Nazanin"/>
            <w:sz w:val="24"/>
            <w:szCs w:val="24"/>
            <w:rtl/>
            <w:lang w:bidi="fa-IR"/>
          </w:rPr>
          <w:delText>،</w:delText>
        </w:r>
      </w:del>
      <w:del w:id="47" w:author="R" w:date="2026-06-02T14:17:00Z">
        <w:r w:rsidRPr="00D6749D" w:rsidDel="007A3AF4">
          <w:rPr>
            <w:rFonts w:ascii="IRNazanin" w:eastAsia="Times New Roman" w:hAnsi="IRNazanin" w:cs="B Nazanin"/>
            <w:sz w:val="24"/>
            <w:szCs w:val="24"/>
            <w:rtl/>
            <w:lang w:bidi="fa-IR"/>
          </w:rPr>
          <w:delText xml:space="preserve"> استفاده می‌کنی</w:delText>
        </w:r>
        <w:r w:rsidR="00C82D9B" w:rsidDel="007A3AF4">
          <w:rPr>
            <w:rFonts w:ascii="IRNazanin" w:eastAsia="Times New Roman" w:hAnsi="IRNazanin" w:cs="B Nazanin" w:hint="cs"/>
            <w:sz w:val="24"/>
            <w:szCs w:val="24"/>
            <w:rtl/>
            <w:lang w:bidi="fa-IR"/>
          </w:rPr>
          <w:delText>م.</w:delText>
        </w:r>
        <w:r w:rsidRPr="00D6749D" w:rsidDel="007A3AF4">
          <w:rPr>
            <w:rFonts w:ascii="IRNazanin" w:eastAsia="Times New Roman" w:hAnsi="IRNazanin" w:cs="B Nazanin"/>
            <w:sz w:val="24"/>
            <w:szCs w:val="24"/>
            <w:lang w:bidi="fa-IR"/>
          </w:rPr>
          <w:delText xml:space="preserve"> </w:delText>
        </w:r>
        <w:commentRangeEnd w:id="45"/>
        <w:r w:rsidR="00125FCC" w:rsidDel="007A3AF4">
          <w:rPr>
            <w:rStyle w:val="CommentReference"/>
            <w:rtl/>
          </w:rPr>
          <w:commentReference w:id="45"/>
        </w:r>
      </w:del>
      <w:ins w:id="48" w:author="R" w:date="2026-06-02T14:17:00Z">
        <w:r w:rsidR="007A3AF4">
          <w:rPr>
            <w:rFonts w:ascii="IRNazanin" w:eastAsia="Times New Roman" w:hAnsi="IRNazanin" w:cs="B Nazanin" w:hint="cs"/>
            <w:sz w:val="24"/>
            <w:szCs w:val="24"/>
            <w:rtl/>
            <w:lang w:bidi="fa-IR"/>
          </w:rPr>
          <w:t>این گزارش با تحلیل و بررسی داده‌های سا</w:t>
        </w:r>
      </w:ins>
      <w:ins w:id="49" w:author="R" w:date="2026-06-02T14:18:00Z">
        <w:r w:rsidR="007A3AF4">
          <w:rPr>
            <w:rFonts w:ascii="IRNazanin" w:eastAsia="Times New Roman" w:hAnsi="IRNazanin" w:cs="B Nazanin" w:hint="cs"/>
            <w:sz w:val="24"/>
            <w:szCs w:val="24"/>
            <w:rtl/>
            <w:lang w:bidi="fa-IR"/>
          </w:rPr>
          <w:t xml:space="preserve">ل 2013 تا 2017 فروشگاه‌های خرده فروشی اکوادور، در تلاش است که علاوه بر یافتن ارتباط بین اجزای مختلف موجود در دیتاست </w:t>
        </w:r>
      </w:ins>
      <w:ins w:id="50" w:author="R" w:date="2026-06-02T14:19:00Z">
        <w:r w:rsidR="007A3AF4">
          <w:rPr>
            <w:rFonts w:ascii="IRNazanin" w:eastAsia="Times New Roman" w:hAnsi="IRNazanin" w:cs="B Nazanin" w:hint="cs"/>
            <w:sz w:val="24"/>
            <w:szCs w:val="24"/>
            <w:rtl/>
            <w:lang w:bidi="fa-IR"/>
          </w:rPr>
          <w:t xml:space="preserve">با فروش کل، اقدام به پیش بینی فروش از طریق مدل‌های سری زمانی داشته باشد. </w:t>
        </w:r>
      </w:ins>
    </w:p>
    <w:p w14:paraId="1289D05E" w14:textId="52B5E207" w:rsidR="00F92056" w:rsidRDefault="00F92056" w:rsidP="007506E2">
      <w:pPr>
        <w:pBdr>
          <w:bottom w:val="single" w:sz="6" w:space="1" w:color="auto"/>
        </w:pBdr>
        <w:contextualSpacing/>
        <w:rPr>
          <w:ins w:id="51" w:author="R" w:date="2026-06-02T15:25:00Z"/>
          <w:rFonts w:ascii="IRNazanin" w:eastAsia="Times New Roman" w:hAnsi="IRNazanin" w:cs="B Nazanin"/>
          <w:sz w:val="24"/>
          <w:szCs w:val="24"/>
          <w:lang w:bidi="fa-IR"/>
        </w:rPr>
      </w:pPr>
      <w:del w:id="52" w:author="R" w:date="2026-06-02T14:20:00Z">
        <w:r w:rsidRPr="00D6749D" w:rsidDel="007A3AF4">
          <w:rPr>
            <w:rFonts w:ascii="IRNazanin" w:eastAsia="Times New Roman" w:hAnsi="IRNazanin" w:cs="B Nazanin"/>
            <w:sz w:val="24"/>
            <w:szCs w:val="24"/>
            <w:rtl/>
            <w:lang w:bidi="fa-IR"/>
          </w:rPr>
          <w:delText>در نتیجه تحلیل و بررسی‌ها، بطور خلاصه به 20.68 درصد داده گمشده، 0.04 درصد داده منفی و 39.12 درصد داده صفر رسیدیم و سایر داده‌ها سهم 40.16 درصدی دارند. این نشان می دهد نزدیک به 60 درصد از مقادیر موجود در داده،</w:delText>
        </w:r>
      </w:del>
      <w:del w:id="53" w:author="R" w:date="2026-05-30T10:06:00Z">
        <w:r w:rsidRPr="00D6749D" w:rsidDel="008130CA">
          <w:rPr>
            <w:rFonts w:ascii="IRNazanin" w:eastAsia="Times New Roman" w:hAnsi="IRNazanin" w:cs="B Nazanin"/>
            <w:sz w:val="24"/>
            <w:szCs w:val="24"/>
            <w:rtl/>
            <w:lang w:bidi="fa-IR"/>
          </w:rPr>
          <w:delText xml:space="preserve"> یا وجود ندارند</w:delText>
        </w:r>
        <w:r w:rsidR="00125FCC" w:rsidDel="008130CA">
          <w:rPr>
            <w:rFonts w:ascii="IRNazanin" w:eastAsia="Times New Roman" w:hAnsi="IRNazanin" w:cs="B Nazanin" w:hint="cs"/>
            <w:sz w:val="24"/>
            <w:szCs w:val="24"/>
            <w:rtl/>
            <w:lang w:bidi="fa-IR"/>
          </w:rPr>
          <w:delText>(داده گمشده)</w:delText>
        </w:r>
        <w:r w:rsidRPr="00D6749D" w:rsidDel="008130CA">
          <w:rPr>
            <w:rFonts w:ascii="IRNazanin" w:eastAsia="Times New Roman" w:hAnsi="IRNazanin" w:cs="B Nazanin"/>
            <w:sz w:val="24"/>
            <w:szCs w:val="24"/>
            <w:rtl/>
            <w:lang w:bidi="fa-IR"/>
          </w:rPr>
          <w:delText xml:space="preserve"> یا رفتار مشکوک (برای داده‌های صفر) و غیر عادی (برای داده‌های منفی) دارند</w:delText>
        </w:r>
      </w:del>
      <w:del w:id="54" w:author="R" w:date="2026-06-02T14:20:00Z">
        <w:r w:rsidRPr="00D6749D" w:rsidDel="007A3AF4">
          <w:rPr>
            <w:rFonts w:ascii="IRNazanin" w:eastAsia="Times New Roman" w:hAnsi="IRNazanin" w:cs="B Nazanin"/>
            <w:sz w:val="24"/>
            <w:szCs w:val="24"/>
            <w:rtl/>
            <w:lang w:bidi="fa-IR"/>
          </w:rPr>
          <w:delText>. همچنین در گزارش اشاره خواهد شد که داده‌های گمشده بصورت رویدادهایی تکرار شونده در طول سال با فراز و نشیب‌هایی همراه بود، طوری که هر روز حداقل</w:delText>
        </w:r>
        <w:r w:rsidR="00C82D9B" w:rsidDel="007A3AF4">
          <w:rPr>
            <w:rFonts w:ascii="IRNazanin" w:eastAsia="Times New Roman" w:hAnsi="IRNazanin" w:cs="B Nazanin" w:hint="cs"/>
            <w:sz w:val="24"/>
            <w:szCs w:val="24"/>
            <w:rtl/>
            <w:lang w:bidi="fa-IR"/>
          </w:rPr>
          <w:delText xml:space="preserve"> 74 کنتور </w:delText>
        </w:r>
        <w:r w:rsidR="00125FCC" w:rsidDel="007A3AF4">
          <w:rPr>
            <w:rFonts w:ascii="IRNazanin" w:eastAsia="Times New Roman" w:hAnsi="IRNazanin" w:cs="B Nazanin" w:hint="cs"/>
            <w:sz w:val="24"/>
            <w:szCs w:val="24"/>
            <w:rtl/>
            <w:lang w:bidi="fa-IR"/>
          </w:rPr>
          <w:delText xml:space="preserve">دارای داده </w:delText>
        </w:r>
        <w:r w:rsidR="00C82D9B" w:rsidDel="007A3AF4">
          <w:rPr>
            <w:rFonts w:ascii="IRNazanin" w:eastAsia="Times New Roman" w:hAnsi="IRNazanin" w:cs="B Nazanin" w:hint="cs"/>
            <w:sz w:val="24"/>
            <w:szCs w:val="24"/>
            <w:rtl/>
            <w:lang w:bidi="fa-IR"/>
          </w:rPr>
          <w:delText>گمشد</w:delText>
        </w:r>
        <w:r w:rsidR="00125FCC" w:rsidDel="007A3AF4">
          <w:rPr>
            <w:rFonts w:ascii="IRNazanin" w:eastAsia="Times New Roman" w:hAnsi="IRNazanin" w:cs="B Nazanin" w:hint="cs"/>
            <w:sz w:val="24"/>
            <w:szCs w:val="24"/>
            <w:rtl/>
            <w:lang w:bidi="fa-IR"/>
          </w:rPr>
          <w:delText>ه‌ا</w:delText>
        </w:r>
        <w:r w:rsidR="00C82D9B" w:rsidDel="007A3AF4">
          <w:rPr>
            <w:rFonts w:ascii="IRNazanin" w:eastAsia="Times New Roman" w:hAnsi="IRNazanin" w:cs="B Nazanin" w:hint="cs"/>
            <w:sz w:val="24"/>
            <w:szCs w:val="24"/>
            <w:rtl/>
            <w:lang w:bidi="fa-IR"/>
          </w:rPr>
          <w:delText xml:space="preserve">ند. </w:delText>
        </w:r>
        <w:r w:rsidRPr="00D6749D" w:rsidDel="007A3AF4">
          <w:rPr>
            <w:rFonts w:ascii="IRNazanin" w:eastAsia="Times New Roman" w:hAnsi="IRNazanin" w:cs="B Nazanin"/>
            <w:sz w:val="24"/>
            <w:szCs w:val="24"/>
            <w:rtl/>
            <w:lang w:bidi="fa-IR"/>
          </w:rPr>
          <w:delText>داده های منفی بصورت رویدادهایی استثنایی و تک اسپایک‌های پراکنده در سال تکرار شدند و در اوایل مرداد به اوج خود یعنی عدد 43 می رسند. داده های صفر بصورت رویداد</w:delText>
        </w:r>
        <w:r w:rsidR="00125FCC" w:rsidDel="007A3AF4">
          <w:rPr>
            <w:rFonts w:ascii="IRNazanin" w:eastAsia="Times New Roman" w:hAnsi="IRNazanin" w:cs="B Nazanin" w:hint="cs"/>
            <w:sz w:val="24"/>
            <w:szCs w:val="24"/>
            <w:rtl/>
            <w:lang w:bidi="fa-IR"/>
          </w:rPr>
          <w:delText>های</w:delText>
        </w:r>
        <w:r w:rsidRPr="00D6749D" w:rsidDel="007A3AF4">
          <w:rPr>
            <w:rFonts w:ascii="IRNazanin" w:eastAsia="Times New Roman" w:hAnsi="IRNazanin" w:cs="B Nazanin"/>
            <w:sz w:val="24"/>
            <w:szCs w:val="24"/>
            <w:rtl/>
            <w:lang w:bidi="fa-IR"/>
          </w:rPr>
          <w:delText xml:space="preserve"> منظم در داده تکرار می شوند، بطوریکه هر روز حداقل 146 </w:delText>
        </w:r>
        <w:r w:rsidR="00C82D9B" w:rsidDel="007A3AF4">
          <w:rPr>
            <w:rFonts w:ascii="IRNazanin" w:eastAsia="Times New Roman" w:hAnsi="IRNazanin" w:cs="B Nazanin" w:hint="cs"/>
            <w:sz w:val="24"/>
            <w:szCs w:val="24"/>
            <w:rtl/>
            <w:lang w:bidi="fa-IR"/>
          </w:rPr>
          <w:delText xml:space="preserve">کنتور داریم که </w:delText>
        </w:r>
        <w:r w:rsidRPr="00D6749D" w:rsidDel="007A3AF4">
          <w:rPr>
            <w:rFonts w:ascii="IRNazanin" w:eastAsia="Times New Roman" w:hAnsi="IRNazanin" w:cs="B Nazanin"/>
            <w:sz w:val="24"/>
            <w:szCs w:val="24"/>
            <w:rtl/>
            <w:lang w:bidi="fa-IR"/>
          </w:rPr>
          <w:delText xml:space="preserve">داده صفر </w:delText>
        </w:r>
        <w:r w:rsidR="00C82D9B" w:rsidDel="007A3AF4">
          <w:rPr>
            <w:rFonts w:ascii="IRNazanin" w:eastAsia="Times New Roman" w:hAnsi="IRNazanin" w:cs="B Nazanin" w:hint="cs"/>
            <w:sz w:val="24"/>
            <w:szCs w:val="24"/>
            <w:rtl/>
            <w:lang w:bidi="fa-IR"/>
          </w:rPr>
          <w:delText xml:space="preserve">ارسال می‌کنند. </w:delText>
        </w:r>
      </w:del>
      <w:ins w:id="55" w:author="R" w:date="2026-06-02T14:20:00Z">
        <w:r w:rsidR="007A3AF4">
          <w:rPr>
            <w:rFonts w:ascii="IRNazanin" w:eastAsia="Times New Roman" w:hAnsi="IRNazanin" w:cs="B Nazanin" w:hint="cs"/>
            <w:sz w:val="24"/>
            <w:szCs w:val="24"/>
            <w:rtl/>
            <w:lang w:bidi="fa-IR"/>
          </w:rPr>
          <w:t xml:space="preserve">پس از معرفی دیتاست شامل </w:t>
        </w:r>
      </w:ins>
      <w:ins w:id="56" w:author="R" w:date="2026-06-02T14:21:00Z">
        <w:r w:rsidR="007A3AF4">
          <w:rPr>
            <w:rFonts w:ascii="IRNazanin" w:eastAsia="Times New Roman" w:hAnsi="IRNazanin" w:cs="B Nazanin" w:hint="cs"/>
            <w:sz w:val="24"/>
            <w:szCs w:val="24"/>
            <w:rtl/>
            <w:lang w:bidi="fa-IR"/>
          </w:rPr>
          <w:t xml:space="preserve">جداول </w:t>
        </w:r>
      </w:ins>
      <w:ins w:id="57" w:author="R" w:date="2026-06-02T14:20:00Z">
        <w:r w:rsidR="007A3AF4">
          <w:rPr>
            <w:rFonts w:ascii="IRNazanin" w:eastAsia="Times New Roman" w:hAnsi="IRNazanin" w:cs="B Nazanin" w:hint="cs"/>
            <w:sz w:val="24"/>
            <w:szCs w:val="24"/>
            <w:rtl/>
            <w:lang w:bidi="fa-IR"/>
          </w:rPr>
          <w:t>آموزش</w:t>
        </w:r>
      </w:ins>
      <w:ins w:id="58" w:author="R" w:date="2026-06-02T14:21:00Z">
        <w:r w:rsidR="007A3AF4">
          <w:rPr>
            <w:rFonts w:ascii="IRNazanin" w:eastAsia="Times New Roman" w:hAnsi="IRNazanin" w:cs="B Nazanin" w:hint="cs"/>
            <w:sz w:val="24"/>
            <w:szCs w:val="24"/>
            <w:rtl/>
            <w:lang w:bidi="fa-IR"/>
          </w:rPr>
          <w:t>،</w:t>
        </w:r>
      </w:ins>
      <w:ins w:id="59" w:author="R" w:date="2026-06-02T14:20:00Z">
        <w:r w:rsidR="007A3AF4">
          <w:rPr>
            <w:rFonts w:ascii="IRNazanin" w:eastAsia="Times New Roman" w:hAnsi="IRNazanin" w:cs="B Nazanin" w:hint="cs"/>
            <w:sz w:val="24"/>
            <w:szCs w:val="24"/>
            <w:rtl/>
            <w:lang w:bidi="fa-IR"/>
          </w:rPr>
          <w:t xml:space="preserve"> تست</w:t>
        </w:r>
      </w:ins>
      <w:ins w:id="60" w:author="R" w:date="2026-06-02T14:21:00Z">
        <w:r w:rsidR="007A3AF4">
          <w:rPr>
            <w:rFonts w:ascii="IRNazanin" w:eastAsia="Times New Roman" w:hAnsi="IRNazanin" w:cs="B Nazanin" w:hint="cs"/>
            <w:sz w:val="24"/>
            <w:szCs w:val="24"/>
            <w:rtl/>
            <w:lang w:bidi="fa-IR"/>
          </w:rPr>
          <w:t>، مناس</w:t>
        </w:r>
      </w:ins>
      <w:ins w:id="61" w:author="R" w:date="2026-06-02T14:22:00Z">
        <w:r w:rsidR="007A3AF4">
          <w:rPr>
            <w:rFonts w:ascii="IRNazanin" w:eastAsia="Times New Roman" w:hAnsi="IRNazanin" w:cs="B Nazanin" w:hint="cs"/>
            <w:sz w:val="24"/>
            <w:szCs w:val="24"/>
            <w:rtl/>
            <w:lang w:bidi="fa-IR"/>
          </w:rPr>
          <w:t>بت‌ها و تعطیلات، نفت، فروشگاه‌ها و تراکنش‌ها به بررسی تاثیر متغیرهای مخت</w:t>
        </w:r>
      </w:ins>
      <w:ins w:id="62" w:author="R" w:date="2026-06-02T14:23:00Z">
        <w:r w:rsidR="007A3AF4">
          <w:rPr>
            <w:rFonts w:ascii="IRNazanin" w:eastAsia="Times New Roman" w:hAnsi="IRNazanin" w:cs="B Nazanin" w:hint="cs"/>
            <w:sz w:val="24"/>
            <w:szCs w:val="24"/>
            <w:rtl/>
            <w:lang w:bidi="fa-IR"/>
          </w:rPr>
          <w:t xml:space="preserve">لف بر مجموع فروش پرداختیم. در این مورد قیمت نفت با همبستگی 0.63- </w:t>
        </w:r>
      </w:ins>
      <w:ins w:id="63" w:author="R" w:date="2026-06-02T14:24:00Z">
        <w:r w:rsidR="007A3AF4">
          <w:rPr>
            <w:rFonts w:ascii="IRNazanin" w:eastAsia="Times New Roman" w:hAnsi="IRNazanin" w:cs="B Nazanin" w:hint="cs"/>
            <w:sz w:val="24"/>
            <w:szCs w:val="24"/>
            <w:rtl/>
            <w:lang w:bidi="fa-IR"/>
          </w:rPr>
          <w:t xml:space="preserve">بیشتر از </w:t>
        </w:r>
      </w:ins>
      <w:ins w:id="64" w:author="R" w:date="2026-06-02T14:25:00Z">
        <w:r w:rsidR="007A3AF4">
          <w:rPr>
            <w:rFonts w:ascii="IRNazanin" w:eastAsia="Times New Roman" w:hAnsi="IRNazanin" w:cs="B Nazanin" w:hint="cs"/>
            <w:sz w:val="24"/>
            <w:szCs w:val="24"/>
            <w:rtl/>
            <w:lang w:bidi="fa-IR"/>
          </w:rPr>
          <w:t>تعداد کالاهای تخفیف‌دار(</w:t>
        </w:r>
      </w:ins>
      <w:ins w:id="65" w:author="R" w:date="2026-06-02T14:24:00Z">
        <w:r w:rsidR="007A3AF4">
          <w:rPr>
            <w:rFonts w:ascii="IRNazanin" w:eastAsia="Times New Roman" w:hAnsi="IRNazanin" w:cs="B Nazanin" w:hint="cs"/>
            <w:sz w:val="24"/>
            <w:szCs w:val="24"/>
            <w:rtl/>
            <w:lang w:bidi="fa-IR"/>
          </w:rPr>
          <w:t xml:space="preserve">پارامتر </w:t>
        </w:r>
        <w:proofErr w:type="spellStart"/>
        <w:r w:rsidR="007A3AF4">
          <w:rPr>
            <w:rFonts w:ascii="IRNazanin" w:eastAsia="Times New Roman" w:hAnsi="IRNazanin" w:cs="B Nazanin"/>
            <w:sz w:val="24"/>
            <w:szCs w:val="24"/>
            <w:lang w:bidi="fa-IR"/>
          </w:rPr>
          <w:t>onpromotion</w:t>
        </w:r>
      </w:ins>
      <w:proofErr w:type="spellEnd"/>
      <w:ins w:id="66" w:author="R" w:date="2026-06-02T14:25:00Z">
        <w:r w:rsidR="007A3AF4">
          <w:rPr>
            <w:rFonts w:ascii="IRNazanin" w:eastAsia="Times New Roman" w:hAnsi="IRNazanin" w:cs="B Nazanin" w:hint="cs"/>
            <w:sz w:val="24"/>
            <w:szCs w:val="24"/>
            <w:rtl/>
            <w:lang w:bidi="fa-IR"/>
          </w:rPr>
          <w:t xml:space="preserve">) </w:t>
        </w:r>
      </w:ins>
      <w:ins w:id="67" w:author="R" w:date="2026-06-02T14:24:00Z">
        <w:r w:rsidR="007A3AF4">
          <w:rPr>
            <w:rFonts w:ascii="IRNazanin" w:eastAsia="Times New Roman" w:hAnsi="IRNazanin" w:cs="B Nazanin" w:hint="cs"/>
            <w:sz w:val="24"/>
            <w:szCs w:val="24"/>
            <w:rtl/>
            <w:lang w:bidi="fa-IR"/>
          </w:rPr>
          <w:t xml:space="preserve">که همبستگی </w:t>
        </w:r>
      </w:ins>
      <w:ins w:id="68" w:author="R" w:date="2026-06-02T14:25:00Z">
        <w:r w:rsidR="007A3AF4">
          <w:rPr>
            <w:rFonts w:ascii="IRNazanin" w:eastAsia="Times New Roman" w:hAnsi="IRNazanin" w:cs="B Nazanin" w:hint="cs"/>
            <w:sz w:val="24"/>
            <w:szCs w:val="24"/>
            <w:rtl/>
            <w:lang w:bidi="fa-IR"/>
          </w:rPr>
          <w:t xml:space="preserve">0.43 دارد بر قدرت خرید مردم و اقتصاد اکوادور </w:t>
        </w:r>
      </w:ins>
      <w:ins w:id="69" w:author="R" w:date="2026-06-02T14:26:00Z">
        <w:r w:rsidR="007A3AF4">
          <w:rPr>
            <w:rFonts w:ascii="IRNazanin" w:eastAsia="Times New Roman" w:hAnsi="IRNazanin" w:cs="B Nazanin" w:hint="cs"/>
            <w:sz w:val="24"/>
            <w:szCs w:val="24"/>
            <w:rtl/>
            <w:lang w:bidi="fa-IR"/>
          </w:rPr>
          <w:t xml:space="preserve">و در نتیجه فروش </w:t>
        </w:r>
      </w:ins>
      <w:ins w:id="70" w:author="R" w:date="2026-06-02T14:25:00Z">
        <w:r w:rsidR="007A3AF4">
          <w:rPr>
            <w:rFonts w:ascii="IRNazanin" w:eastAsia="Times New Roman" w:hAnsi="IRNazanin" w:cs="B Nazanin" w:hint="cs"/>
            <w:sz w:val="24"/>
            <w:szCs w:val="24"/>
            <w:rtl/>
            <w:lang w:bidi="fa-IR"/>
          </w:rPr>
          <w:t xml:space="preserve">تاثیر بیشتری </w:t>
        </w:r>
      </w:ins>
      <w:ins w:id="71" w:author="R" w:date="2026-06-02T14:26:00Z">
        <w:r w:rsidR="007A3AF4">
          <w:rPr>
            <w:rFonts w:ascii="IRNazanin" w:eastAsia="Times New Roman" w:hAnsi="IRNazanin" w:cs="B Nazanin" w:hint="cs"/>
            <w:sz w:val="24"/>
            <w:szCs w:val="24"/>
            <w:rtl/>
            <w:lang w:bidi="fa-IR"/>
          </w:rPr>
          <w:t xml:space="preserve">نسبت به تشویق مردم به خرید از طریق تخفیف </w:t>
        </w:r>
      </w:ins>
      <w:ins w:id="72" w:author="R" w:date="2026-06-02T14:27:00Z">
        <w:r w:rsidR="007A3AF4">
          <w:rPr>
            <w:rFonts w:ascii="IRNazanin" w:eastAsia="Times New Roman" w:hAnsi="IRNazanin" w:cs="B Nazanin" w:hint="cs"/>
            <w:sz w:val="24"/>
            <w:szCs w:val="24"/>
            <w:rtl/>
            <w:lang w:bidi="fa-IR"/>
          </w:rPr>
          <w:t xml:space="preserve">و کمپین‌ها </w:t>
        </w:r>
      </w:ins>
      <w:ins w:id="73" w:author="R" w:date="2026-06-02T14:25:00Z">
        <w:r w:rsidR="007A3AF4">
          <w:rPr>
            <w:rFonts w:ascii="IRNazanin" w:eastAsia="Times New Roman" w:hAnsi="IRNazanin" w:cs="B Nazanin" w:hint="cs"/>
            <w:sz w:val="24"/>
            <w:szCs w:val="24"/>
            <w:rtl/>
            <w:lang w:bidi="fa-IR"/>
          </w:rPr>
          <w:t>دار</w:t>
        </w:r>
      </w:ins>
      <w:ins w:id="74" w:author="R" w:date="2026-06-02T14:27:00Z">
        <w:r w:rsidR="007A3AF4">
          <w:rPr>
            <w:rFonts w:ascii="IRNazanin" w:eastAsia="Times New Roman" w:hAnsi="IRNazanin" w:cs="B Nazanin" w:hint="cs"/>
            <w:sz w:val="24"/>
            <w:szCs w:val="24"/>
            <w:rtl/>
            <w:lang w:bidi="fa-IR"/>
          </w:rPr>
          <w:t>ن</w:t>
        </w:r>
      </w:ins>
      <w:ins w:id="75" w:author="R" w:date="2026-06-02T14:25:00Z">
        <w:r w:rsidR="007A3AF4">
          <w:rPr>
            <w:rFonts w:ascii="IRNazanin" w:eastAsia="Times New Roman" w:hAnsi="IRNazanin" w:cs="B Nazanin" w:hint="cs"/>
            <w:sz w:val="24"/>
            <w:szCs w:val="24"/>
            <w:rtl/>
            <w:lang w:bidi="fa-IR"/>
          </w:rPr>
          <w:t xml:space="preserve">د. همچنین </w:t>
        </w:r>
      </w:ins>
      <w:ins w:id="76" w:author="R" w:date="2026-06-02T14:27:00Z">
        <w:r w:rsidR="007A3AF4">
          <w:rPr>
            <w:rFonts w:ascii="IRNazanin" w:eastAsia="Times New Roman" w:hAnsi="IRNazanin" w:cs="B Nazanin" w:hint="cs"/>
            <w:sz w:val="24"/>
            <w:szCs w:val="24"/>
            <w:rtl/>
            <w:lang w:bidi="fa-IR"/>
          </w:rPr>
          <w:t>تحلیل</w:t>
        </w:r>
      </w:ins>
      <w:ins w:id="77" w:author="R" w:date="2026-06-02T14:28:00Z">
        <w:r w:rsidR="00326B4C">
          <w:rPr>
            <w:rFonts w:ascii="IRNazanin" w:eastAsia="Times New Roman" w:hAnsi="IRNazanin" w:cs="B Nazanin" w:hint="cs"/>
            <w:sz w:val="24"/>
            <w:szCs w:val="24"/>
            <w:rtl/>
            <w:lang w:bidi="fa-IR"/>
          </w:rPr>
          <w:t xml:space="preserve"> روندهای </w:t>
        </w:r>
      </w:ins>
      <w:ins w:id="78" w:author="R" w:date="2026-06-02T14:27:00Z">
        <w:r w:rsidR="007A3AF4">
          <w:rPr>
            <w:rFonts w:ascii="IRNazanin" w:eastAsia="Times New Roman" w:hAnsi="IRNazanin" w:cs="B Nazanin" w:hint="cs"/>
            <w:sz w:val="24"/>
            <w:szCs w:val="24"/>
            <w:rtl/>
            <w:lang w:bidi="fa-IR"/>
          </w:rPr>
          <w:t xml:space="preserve">سری زمانی نشان داد که </w:t>
        </w:r>
        <w:r w:rsidR="00326B4C">
          <w:rPr>
            <w:rFonts w:ascii="IRNazanin" w:eastAsia="Times New Roman" w:hAnsi="IRNazanin" w:cs="B Nazanin" w:hint="cs"/>
            <w:sz w:val="24"/>
            <w:szCs w:val="24"/>
            <w:rtl/>
            <w:lang w:bidi="fa-IR"/>
          </w:rPr>
          <w:t>روند قیمت نفت بیشتر از تعطیلات می‌تواند بر فروش تاثیر داشته باشد</w:t>
        </w:r>
      </w:ins>
      <w:ins w:id="79" w:author="R" w:date="2026-06-02T14:28:00Z">
        <w:r w:rsidR="00326B4C">
          <w:rPr>
            <w:rFonts w:ascii="IRNazanin" w:eastAsia="Times New Roman" w:hAnsi="IRNazanin" w:cs="B Nazanin" w:hint="cs"/>
            <w:sz w:val="24"/>
            <w:szCs w:val="24"/>
            <w:rtl/>
            <w:lang w:bidi="fa-IR"/>
          </w:rPr>
          <w:t xml:space="preserve">. همچنین متوجه شدیم در اکوادور فروشگاه‌هایی که تایپ </w:t>
        </w:r>
        <w:r w:rsidR="00326B4C">
          <w:rPr>
            <w:rFonts w:ascii="IRNazanin" w:eastAsia="Times New Roman" w:hAnsi="IRNazanin" w:cs="B Nazanin"/>
            <w:sz w:val="24"/>
            <w:szCs w:val="24"/>
            <w:lang w:bidi="fa-IR"/>
          </w:rPr>
          <w:t xml:space="preserve">D , </w:t>
        </w:r>
      </w:ins>
      <w:ins w:id="80" w:author="R" w:date="2026-06-02T14:29:00Z">
        <w:r w:rsidR="00326B4C">
          <w:rPr>
            <w:rFonts w:ascii="IRNazanin" w:eastAsia="Times New Roman" w:hAnsi="IRNazanin" w:cs="B Nazanin"/>
            <w:sz w:val="24"/>
            <w:szCs w:val="24"/>
            <w:lang w:bidi="fa-IR"/>
          </w:rPr>
          <w:t>A</w:t>
        </w:r>
        <w:r w:rsidR="00326B4C">
          <w:rPr>
            <w:rFonts w:ascii="IRNazanin" w:eastAsia="Times New Roman" w:hAnsi="IRNazanin" w:cs="B Nazanin" w:hint="cs"/>
            <w:sz w:val="24"/>
            <w:szCs w:val="24"/>
            <w:rtl/>
            <w:lang w:bidi="fa-IR"/>
          </w:rPr>
          <w:t xml:space="preserve"> هستند نسبت به سایرین مجموع فروش بالاتری دارند</w:t>
        </w:r>
      </w:ins>
      <w:ins w:id="81" w:author="R" w:date="2026-06-02T14:43:00Z">
        <w:r w:rsidR="002365C4">
          <w:rPr>
            <w:rFonts w:ascii="IRNazanin" w:eastAsia="Times New Roman" w:hAnsi="IRNazanin" w:cs="B Nazanin" w:hint="cs"/>
            <w:sz w:val="24"/>
            <w:szCs w:val="24"/>
            <w:rtl/>
            <w:lang w:bidi="fa-IR"/>
          </w:rPr>
          <w:t xml:space="preserve"> با اینکه تایپ </w:t>
        </w:r>
        <w:r w:rsidR="002365C4">
          <w:rPr>
            <w:rFonts w:ascii="IRNazanin" w:eastAsia="Times New Roman" w:hAnsi="IRNazanin" w:cs="B Nazanin"/>
            <w:sz w:val="24"/>
            <w:szCs w:val="24"/>
            <w:lang w:bidi="fa-IR"/>
          </w:rPr>
          <w:t xml:space="preserve">C </w:t>
        </w:r>
        <w:r w:rsidR="002365C4">
          <w:rPr>
            <w:rFonts w:ascii="IRNazanin" w:eastAsia="Times New Roman" w:hAnsi="IRNazanin" w:cs="B Nazanin" w:hint="cs"/>
            <w:sz w:val="24"/>
            <w:szCs w:val="24"/>
            <w:rtl/>
            <w:lang w:bidi="fa-IR"/>
          </w:rPr>
          <w:t xml:space="preserve"> تعداد فروشگاه‌های بیشتری دارد.</w:t>
        </w:r>
      </w:ins>
      <w:ins w:id="82" w:author="R" w:date="2026-06-02T14:29:00Z">
        <w:r w:rsidR="00326B4C">
          <w:rPr>
            <w:rFonts w:ascii="IRNazanin" w:eastAsia="Times New Roman" w:hAnsi="IRNazanin" w:cs="B Nazanin" w:hint="cs"/>
            <w:sz w:val="24"/>
            <w:szCs w:val="24"/>
            <w:rtl/>
            <w:lang w:bidi="fa-IR"/>
          </w:rPr>
          <w:t xml:space="preserve"> تحلیل نمودار دایره‌ای تایپ و کلاستر </w:t>
        </w:r>
      </w:ins>
      <w:ins w:id="83" w:author="R" w:date="2026-06-02T14:34:00Z">
        <w:r w:rsidR="00326B4C">
          <w:rPr>
            <w:rFonts w:ascii="IRNazanin" w:eastAsia="Times New Roman" w:hAnsi="IRNazanin" w:cs="B Nazanin" w:hint="cs"/>
            <w:sz w:val="24"/>
            <w:szCs w:val="24"/>
            <w:rtl/>
            <w:lang w:bidi="fa-IR"/>
          </w:rPr>
          <w:t xml:space="preserve">و نمودار ستونی شماره </w:t>
        </w:r>
      </w:ins>
      <w:ins w:id="84" w:author="R" w:date="2026-06-02T14:29:00Z">
        <w:r w:rsidR="00326B4C">
          <w:rPr>
            <w:rFonts w:ascii="IRNazanin" w:eastAsia="Times New Roman" w:hAnsi="IRNazanin" w:cs="B Nazanin" w:hint="cs"/>
            <w:sz w:val="24"/>
            <w:szCs w:val="24"/>
            <w:rtl/>
            <w:lang w:bidi="fa-IR"/>
          </w:rPr>
          <w:t xml:space="preserve">فروشگاه‌ها نشان داد که تایپ فروشگاه‌ها نسبت به کلاستر </w:t>
        </w:r>
      </w:ins>
      <w:ins w:id="85" w:author="R" w:date="2026-06-02T14:34:00Z">
        <w:r w:rsidR="00326B4C">
          <w:rPr>
            <w:rFonts w:ascii="IRNazanin" w:eastAsia="Times New Roman" w:hAnsi="IRNazanin" w:cs="B Nazanin" w:hint="cs"/>
            <w:sz w:val="24"/>
            <w:szCs w:val="24"/>
            <w:rtl/>
            <w:lang w:bidi="fa-IR"/>
          </w:rPr>
          <w:t xml:space="preserve">و شماره فروشگاه </w:t>
        </w:r>
      </w:ins>
      <w:ins w:id="86" w:author="R" w:date="2026-06-02T14:29:00Z">
        <w:r w:rsidR="00326B4C">
          <w:rPr>
            <w:rFonts w:ascii="IRNazanin" w:eastAsia="Times New Roman" w:hAnsi="IRNazanin" w:cs="B Nazanin" w:hint="cs"/>
            <w:sz w:val="24"/>
            <w:szCs w:val="24"/>
            <w:rtl/>
            <w:lang w:bidi="fa-IR"/>
          </w:rPr>
          <w:t xml:space="preserve">در </w:t>
        </w:r>
      </w:ins>
      <w:ins w:id="87" w:author="R" w:date="2026-06-02T14:30:00Z">
        <w:r w:rsidR="00326B4C">
          <w:rPr>
            <w:rFonts w:ascii="IRNazanin" w:eastAsia="Times New Roman" w:hAnsi="IRNazanin" w:cs="B Nazanin" w:hint="cs"/>
            <w:sz w:val="24"/>
            <w:szCs w:val="24"/>
            <w:rtl/>
            <w:lang w:bidi="fa-IR"/>
          </w:rPr>
          <w:t>مجموع فروش تاثیر بیشتری دارد. بررسی دسته بندی کالاها نشان داد در اکوادور کالاهای اساسی از کالاهای لوکس و زینتی پرفروش‌تر هستند. ب</w:t>
        </w:r>
      </w:ins>
      <w:ins w:id="88" w:author="R" w:date="2026-06-02T14:31:00Z">
        <w:r w:rsidR="00326B4C">
          <w:rPr>
            <w:rFonts w:ascii="IRNazanin" w:eastAsia="Times New Roman" w:hAnsi="IRNazanin" w:cs="B Nazanin" w:hint="cs"/>
            <w:sz w:val="24"/>
            <w:szCs w:val="24"/>
            <w:rtl/>
            <w:lang w:bidi="fa-IR"/>
          </w:rPr>
          <w:t>طوری‌که 3 کالای اول با بالاترین مجموع فروش</w:t>
        </w:r>
      </w:ins>
      <w:ins w:id="89" w:author="R" w:date="2026-06-02T14:32:00Z">
        <w:r w:rsidR="00326B4C">
          <w:rPr>
            <w:rFonts w:ascii="IRNazanin" w:eastAsia="Times New Roman" w:hAnsi="IRNazanin" w:cs="B Nazanin" w:hint="cs"/>
            <w:sz w:val="24"/>
            <w:szCs w:val="24"/>
            <w:rtl/>
            <w:lang w:bidi="fa-IR"/>
          </w:rPr>
          <w:t xml:space="preserve">، از دسته‌های خوراکی هستند و کالاهایی چون تجهیزات درجه دو </w:t>
        </w:r>
        <w:r w:rsidR="00326B4C">
          <w:rPr>
            <w:rFonts w:ascii="IRNazanin" w:eastAsia="Times New Roman" w:hAnsi="IRNazanin" w:cs="B Nazanin" w:hint="cs"/>
            <w:sz w:val="24"/>
            <w:szCs w:val="24"/>
            <w:rtl/>
            <w:lang w:bidi="fa-IR"/>
          </w:rPr>
          <w:t xml:space="preserve">آشپزخانه </w:t>
        </w:r>
        <w:r w:rsidR="00326B4C">
          <w:rPr>
            <w:rFonts w:ascii="IRNazanin" w:eastAsia="Times New Roman" w:hAnsi="IRNazanin" w:cs="B Nazanin" w:hint="cs"/>
            <w:sz w:val="24"/>
            <w:szCs w:val="24"/>
            <w:rtl/>
            <w:lang w:bidi="fa-IR"/>
          </w:rPr>
          <w:t xml:space="preserve">(که </w:t>
        </w:r>
      </w:ins>
      <w:ins w:id="90" w:author="R" w:date="2026-06-02T14:33:00Z">
        <w:r w:rsidR="00326B4C">
          <w:rPr>
            <w:rFonts w:ascii="IRNazanin" w:eastAsia="Times New Roman" w:hAnsi="IRNazanin" w:cs="B Nazanin" w:hint="cs"/>
            <w:sz w:val="24"/>
            <w:szCs w:val="24"/>
            <w:rtl/>
            <w:lang w:bidi="fa-IR"/>
          </w:rPr>
          <w:t xml:space="preserve">معمولا جنبه </w:t>
        </w:r>
      </w:ins>
      <w:ins w:id="91" w:author="R" w:date="2026-06-02T14:32:00Z">
        <w:r w:rsidR="00326B4C">
          <w:rPr>
            <w:rFonts w:ascii="IRNazanin" w:eastAsia="Times New Roman" w:hAnsi="IRNazanin" w:cs="B Nazanin" w:hint="cs"/>
            <w:sz w:val="24"/>
            <w:szCs w:val="24"/>
            <w:rtl/>
            <w:lang w:bidi="fa-IR"/>
          </w:rPr>
          <w:t>لوکس</w:t>
        </w:r>
      </w:ins>
      <w:ins w:id="92" w:author="R" w:date="2026-06-02T14:33:00Z">
        <w:r w:rsidR="00326B4C">
          <w:rPr>
            <w:rFonts w:ascii="IRNazanin" w:eastAsia="Times New Roman" w:hAnsi="IRNazanin" w:cs="B Nazanin" w:hint="cs"/>
            <w:sz w:val="24"/>
            <w:szCs w:val="24"/>
            <w:rtl/>
            <w:lang w:bidi="fa-IR"/>
          </w:rPr>
          <w:t xml:space="preserve">، </w:t>
        </w:r>
      </w:ins>
      <w:ins w:id="93" w:author="R" w:date="2026-06-02T14:32:00Z">
        <w:r w:rsidR="00326B4C">
          <w:rPr>
            <w:rFonts w:ascii="IRNazanin" w:eastAsia="Times New Roman" w:hAnsi="IRNazanin" w:cs="B Nazanin" w:hint="cs"/>
            <w:sz w:val="24"/>
            <w:szCs w:val="24"/>
            <w:rtl/>
            <w:lang w:bidi="fa-IR"/>
          </w:rPr>
          <w:t>زینتی</w:t>
        </w:r>
      </w:ins>
      <w:ins w:id="94" w:author="R" w:date="2026-06-02T14:33:00Z">
        <w:r w:rsidR="00326B4C">
          <w:rPr>
            <w:rFonts w:ascii="IRNazanin" w:eastAsia="Times New Roman" w:hAnsi="IRNazanin" w:cs="B Nazanin" w:hint="cs"/>
            <w:sz w:val="24"/>
            <w:szCs w:val="24"/>
            <w:rtl/>
            <w:lang w:bidi="fa-IR"/>
          </w:rPr>
          <w:t xml:space="preserve"> و مکمل دارند.</w:t>
        </w:r>
      </w:ins>
      <w:ins w:id="95" w:author="R" w:date="2026-06-02T14:32:00Z">
        <w:r w:rsidR="00326B4C">
          <w:rPr>
            <w:rFonts w:ascii="IRNazanin" w:eastAsia="Times New Roman" w:hAnsi="IRNazanin" w:cs="B Nazanin" w:hint="cs"/>
            <w:sz w:val="24"/>
            <w:szCs w:val="24"/>
            <w:rtl/>
            <w:lang w:bidi="fa-IR"/>
          </w:rPr>
          <w:t xml:space="preserve">) </w:t>
        </w:r>
      </w:ins>
      <w:ins w:id="96" w:author="R" w:date="2026-06-02T14:33:00Z">
        <w:r w:rsidR="00326B4C">
          <w:rPr>
            <w:rFonts w:ascii="IRNazanin" w:eastAsia="Times New Roman" w:hAnsi="IRNazanin" w:cs="B Nazanin" w:hint="cs"/>
            <w:sz w:val="24"/>
            <w:szCs w:val="24"/>
            <w:rtl/>
            <w:lang w:bidi="fa-IR"/>
          </w:rPr>
          <w:t>در رده 17 مجموع فروش قرار دارند</w:t>
        </w:r>
      </w:ins>
      <w:ins w:id="97" w:author="R" w:date="2026-06-02T14:34:00Z">
        <w:r w:rsidR="00326B4C">
          <w:rPr>
            <w:rFonts w:ascii="IRNazanin" w:eastAsia="Times New Roman" w:hAnsi="IRNazanin" w:cs="B Nazanin" w:hint="cs"/>
            <w:sz w:val="24"/>
            <w:szCs w:val="24"/>
            <w:rtl/>
            <w:lang w:bidi="fa-IR"/>
          </w:rPr>
          <w:t xml:space="preserve">. </w:t>
        </w:r>
      </w:ins>
      <w:ins w:id="98" w:author="R" w:date="2026-06-02T14:36:00Z">
        <w:r w:rsidR="00326B4C">
          <w:rPr>
            <w:rFonts w:ascii="IRNazanin" w:eastAsia="Times New Roman" w:hAnsi="IRNazanin" w:cs="B Nazanin" w:hint="cs"/>
            <w:sz w:val="24"/>
            <w:szCs w:val="24"/>
            <w:rtl/>
            <w:lang w:bidi="fa-IR"/>
          </w:rPr>
          <w:t xml:space="preserve">در شهرهای </w:t>
        </w:r>
      </w:ins>
      <w:ins w:id="99" w:author="R" w:date="2026-06-02T14:37:00Z">
        <w:r w:rsidR="00326B4C">
          <w:rPr>
            <w:rFonts w:ascii="IRNazanin" w:eastAsia="Times New Roman" w:hAnsi="IRNazanin" w:cs="B Nazanin"/>
            <w:sz w:val="24"/>
            <w:szCs w:val="24"/>
            <w:lang w:bidi="fa-IR"/>
          </w:rPr>
          <w:t xml:space="preserve"> </w:t>
        </w:r>
      </w:ins>
      <w:ins w:id="100" w:author="R" w:date="2026-06-02T14:36:00Z">
        <w:r w:rsidR="00326B4C">
          <w:rPr>
            <w:rFonts w:ascii="IRNazanin" w:eastAsia="Times New Roman" w:hAnsi="IRNazanin" w:cs="B Nazanin"/>
            <w:sz w:val="24"/>
            <w:szCs w:val="24"/>
            <w:lang w:bidi="fa-IR"/>
          </w:rPr>
          <w:t>Quito</w:t>
        </w:r>
      </w:ins>
      <w:ins w:id="101" w:author="R" w:date="2026-06-02T14:38:00Z">
        <w:r w:rsidR="002365C4">
          <w:rPr>
            <w:rFonts w:ascii="IRNazanin" w:eastAsia="Times New Roman" w:hAnsi="IRNazanin" w:cs="B Nazanin" w:hint="cs"/>
            <w:sz w:val="24"/>
            <w:szCs w:val="24"/>
            <w:rtl/>
            <w:lang w:bidi="fa-IR"/>
          </w:rPr>
          <w:t xml:space="preserve"> و </w:t>
        </w:r>
        <w:r w:rsidR="002365C4" w:rsidRPr="002365C4">
          <w:rPr>
            <w:rFonts w:ascii="IRNazanin" w:eastAsia="Times New Roman" w:hAnsi="IRNazanin" w:cs="B Nazanin"/>
            <w:sz w:val="24"/>
            <w:szCs w:val="24"/>
            <w:lang w:bidi="fa-IR"/>
            <w:rPrChange w:id="102" w:author="R" w:date="2026-06-02T14:38:00Z">
              <w:rPr>
                <w:rFonts w:ascii="IRNazanin" w:eastAsia="Times New Roman" w:hAnsi="IRNazanin" w:cs="B Nazanin"/>
                <w:sz w:val="24"/>
                <w:szCs w:val="24"/>
                <w:lang w:bidi="fa-IR"/>
              </w:rPr>
            </w:rPrChange>
          </w:rPr>
          <w:t>Guayaquil</w:t>
        </w:r>
        <w:r w:rsidR="002365C4">
          <w:rPr>
            <w:rFonts w:ascii="IRNazanin" w:eastAsia="Times New Roman" w:hAnsi="IRNazanin" w:cs="B Nazanin" w:hint="cs"/>
            <w:sz w:val="24"/>
            <w:szCs w:val="24"/>
            <w:rtl/>
            <w:lang w:bidi="fa-IR"/>
          </w:rPr>
          <w:t xml:space="preserve"> که به ترتیب </w:t>
        </w:r>
      </w:ins>
      <w:ins w:id="103" w:author="R" w:date="2026-06-02T14:39:00Z">
        <w:r w:rsidR="002365C4">
          <w:rPr>
            <w:rFonts w:ascii="IRNazanin" w:eastAsia="Times New Roman" w:hAnsi="IRNazanin" w:cs="B Nazanin" w:hint="cs"/>
            <w:sz w:val="24"/>
            <w:szCs w:val="24"/>
            <w:rtl/>
            <w:lang w:bidi="fa-IR"/>
          </w:rPr>
          <w:t>پایتخت اکوادور و یک شهر ساحلی در اکوادور است، فروش بیشتر است و روند فروش در کل کشور به شدت تحت تاثیر روند این دو شهر است و تفاوت</w:t>
        </w:r>
      </w:ins>
      <w:ins w:id="104" w:author="R" w:date="2026-06-02T14:40:00Z">
        <w:r w:rsidR="002365C4">
          <w:rPr>
            <w:rFonts w:ascii="IRNazanin" w:eastAsia="Times New Roman" w:hAnsi="IRNazanin" w:cs="B Nazanin" w:hint="cs"/>
            <w:sz w:val="24"/>
            <w:szCs w:val="24"/>
            <w:rtl/>
            <w:lang w:bidi="fa-IR"/>
          </w:rPr>
          <w:t xml:space="preserve">‌های بین روند فروش کشور و این دو شهر بسیار اندک است. </w:t>
        </w:r>
      </w:ins>
    </w:p>
    <w:p w14:paraId="1D8B175C" w14:textId="7C0BF45E" w:rsidR="00E00052" w:rsidRDefault="00E00052" w:rsidP="007506E2">
      <w:pPr>
        <w:contextualSpacing/>
        <w:rPr>
          <w:ins w:id="105" w:author="R" w:date="2026-06-02T15:25:00Z"/>
          <w:rFonts w:ascii="IRNazanin" w:eastAsia="Times New Roman" w:hAnsi="IRNazanin" w:cs="B Nazanin"/>
          <w:sz w:val="24"/>
          <w:szCs w:val="24"/>
          <w:lang w:bidi="fa-IR"/>
        </w:rPr>
      </w:pPr>
    </w:p>
    <w:p w14:paraId="71AAB314" w14:textId="77777777" w:rsidR="00E00052" w:rsidRDefault="00E00052" w:rsidP="007506E2">
      <w:pPr>
        <w:contextualSpacing/>
        <w:rPr>
          <w:rFonts w:ascii="IRNazanin" w:eastAsia="Times New Roman" w:hAnsi="IRNazanin" w:cs="B Nazanin"/>
          <w:sz w:val="24"/>
          <w:szCs w:val="24"/>
          <w:lang w:bidi="fa-IR"/>
        </w:rPr>
      </w:pPr>
    </w:p>
    <w:p w14:paraId="091763DA" w14:textId="03CC027E" w:rsidR="00220890" w:rsidDel="00E00052" w:rsidRDefault="00220890" w:rsidP="007506E2">
      <w:pPr>
        <w:contextualSpacing/>
        <w:rPr>
          <w:del w:id="106" w:author="R" w:date="2026-06-02T15:25:00Z"/>
          <w:rFonts w:ascii="IRNazanin" w:eastAsia="Times New Roman" w:hAnsi="IRNazanin" w:cs="B Nazanin"/>
          <w:sz w:val="24"/>
          <w:szCs w:val="24"/>
          <w:rtl/>
          <w:lang w:bidi="fa-IR"/>
        </w:rPr>
      </w:pPr>
      <w:del w:id="107" w:author="R" w:date="2026-06-02T15:25:00Z">
        <w:r w:rsidRPr="00220890" w:rsidDel="00E00052">
          <w:rPr>
            <w:rFonts w:ascii="IRNazanin" w:eastAsia="Times New Roman" w:hAnsi="IRNazanin" w:cs="B Nazanin" w:hint="cs"/>
            <w:sz w:val="24"/>
            <w:szCs w:val="24"/>
            <w:rtl/>
            <w:lang w:bidi="fa-IR"/>
          </w:rPr>
          <w:delText xml:space="preserve">در نهایت پس از بررسی </w:delText>
        </w:r>
      </w:del>
      <w:del w:id="108" w:author="R" w:date="2026-05-30T10:04:00Z">
        <w:r w:rsidRPr="00220890" w:rsidDel="008130CA">
          <w:rPr>
            <w:rFonts w:ascii="IRNazanin" w:eastAsia="Times New Roman" w:hAnsi="IRNazanin" w:cs="B Nazanin" w:hint="cs"/>
            <w:sz w:val="24"/>
            <w:szCs w:val="24"/>
            <w:rtl/>
            <w:lang w:bidi="fa-IR"/>
          </w:rPr>
          <w:delText>ناهنجار</w:delText>
        </w:r>
      </w:del>
      <w:del w:id="109" w:author="R" w:date="2026-06-02T15:25:00Z">
        <w:r w:rsidRPr="00220890" w:rsidDel="00E00052">
          <w:rPr>
            <w:rFonts w:ascii="IRNazanin" w:eastAsia="Times New Roman" w:hAnsi="IRNazanin" w:cs="B Nazanin" w:hint="cs"/>
            <w:sz w:val="24"/>
            <w:szCs w:val="24"/>
            <w:rtl/>
            <w:lang w:bidi="fa-IR"/>
          </w:rPr>
          <w:delText>ی‌ها</w:delText>
        </w:r>
      </w:del>
      <w:del w:id="110" w:author="R" w:date="2026-05-30T10:07:00Z">
        <w:r w:rsidRPr="00220890" w:rsidDel="008130CA">
          <w:rPr>
            <w:rFonts w:ascii="IRNazanin" w:eastAsia="Times New Roman" w:hAnsi="IRNazanin" w:cs="B Nazanin" w:hint="cs"/>
            <w:sz w:val="24"/>
            <w:szCs w:val="24"/>
            <w:rtl/>
            <w:lang w:bidi="fa-IR"/>
          </w:rPr>
          <w:delText>ی</w:delText>
        </w:r>
      </w:del>
      <w:del w:id="111" w:author="R" w:date="2026-06-02T15:25:00Z">
        <w:r w:rsidRPr="00220890" w:rsidDel="00E00052">
          <w:rPr>
            <w:rFonts w:ascii="IRNazanin" w:eastAsia="Times New Roman" w:hAnsi="IRNazanin" w:cs="B Nazanin" w:hint="cs"/>
            <w:sz w:val="24"/>
            <w:szCs w:val="24"/>
            <w:rtl/>
            <w:lang w:bidi="fa-IR"/>
          </w:rPr>
          <w:delText xml:space="preserve"> داده با معرفی روش‌های موجود افزایش کیفیت داده، به </w:delText>
        </w:r>
        <w:r w:rsidR="0025299C" w:rsidDel="00E00052">
          <w:rPr>
            <w:rFonts w:ascii="IRNazanin" w:eastAsia="Times New Roman" w:hAnsi="IRNazanin" w:cs="B Nazanin" w:hint="cs"/>
            <w:sz w:val="24"/>
            <w:szCs w:val="24"/>
            <w:rtl/>
            <w:lang w:bidi="fa-IR"/>
          </w:rPr>
          <w:delText xml:space="preserve">دلایل انتخاب </w:delText>
        </w:r>
        <w:r w:rsidRPr="00220890" w:rsidDel="00E00052">
          <w:rPr>
            <w:rFonts w:ascii="IRNazanin" w:eastAsia="Times New Roman" w:hAnsi="IRNazanin" w:cs="B Nazanin" w:hint="cs"/>
            <w:sz w:val="24"/>
            <w:szCs w:val="24"/>
            <w:rtl/>
            <w:lang w:bidi="fa-IR"/>
          </w:rPr>
          <w:delText xml:space="preserve">روش‌های زیر </w:delText>
        </w:r>
        <w:r w:rsidR="0025299C" w:rsidDel="00E00052">
          <w:rPr>
            <w:rFonts w:ascii="IRNazanin" w:eastAsia="Times New Roman" w:hAnsi="IRNazanin" w:cs="B Nazanin" w:hint="cs"/>
            <w:sz w:val="24"/>
            <w:szCs w:val="24"/>
            <w:rtl/>
            <w:lang w:bidi="fa-IR"/>
          </w:rPr>
          <w:delText xml:space="preserve">برای پاکسازی داده </w:delText>
        </w:r>
        <w:r w:rsidRPr="00220890" w:rsidDel="00E00052">
          <w:rPr>
            <w:rFonts w:ascii="IRNazanin" w:eastAsia="Times New Roman" w:hAnsi="IRNazanin" w:cs="B Nazanin" w:hint="cs"/>
            <w:sz w:val="24"/>
            <w:szCs w:val="24"/>
            <w:rtl/>
            <w:lang w:bidi="fa-IR"/>
          </w:rPr>
          <w:delText xml:space="preserve">می پردازیم: </w:delText>
        </w:r>
      </w:del>
    </w:p>
    <w:p w14:paraId="7A4CDD7A" w14:textId="12CB88B4" w:rsidR="00220890" w:rsidRPr="00220890" w:rsidDel="00E00052" w:rsidRDefault="00220890" w:rsidP="00220890">
      <w:pPr>
        <w:pStyle w:val="ListParagraph"/>
        <w:numPr>
          <w:ilvl w:val="0"/>
          <w:numId w:val="20"/>
        </w:numPr>
        <w:rPr>
          <w:del w:id="112" w:author="R" w:date="2026-06-02T15:25:00Z"/>
          <w:rFonts w:ascii="IRNazanin" w:eastAsia="Times New Roman" w:hAnsi="IRNazanin" w:cs="B Nazanin"/>
          <w:sz w:val="24"/>
          <w:szCs w:val="24"/>
          <w:rtl/>
          <w:lang w:bidi="fa-IR"/>
        </w:rPr>
      </w:pPr>
      <w:del w:id="113" w:author="R" w:date="2026-06-02T15:25:00Z">
        <w:r w:rsidDel="00E00052">
          <w:rPr>
            <w:rFonts w:ascii="IRNazanin" w:eastAsia="Times New Roman" w:hAnsi="IRNazanin" w:cs="B Nazanin" w:hint="cs"/>
            <w:sz w:val="24"/>
            <w:szCs w:val="24"/>
            <w:rtl/>
            <w:lang w:bidi="fa-IR"/>
          </w:rPr>
          <w:delText xml:space="preserve">فیلتر کردن داده‌های منفی با استفاده از خروجی تابع </w:delText>
        </w:r>
        <w:r w:rsidDel="00E00052">
          <w:rPr>
            <w:rFonts w:ascii="IRNazanin" w:eastAsia="Times New Roman" w:hAnsi="IRNazanin" w:cs="B Nazanin"/>
            <w:sz w:val="24"/>
            <w:szCs w:val="24"/>
            <w:lang w:bidi="fa-IR"/>
          </w:rPr>
          <w:delText>isnonull</w:delText>
        </w:r>
        <w:r w:rsidDel="00E00052">
          <w:rPr>
            <w:rFonts w:ascii="IRNazanin" w:eastAsia="Times New Roman" w:hAnsi="IRNazanin" w:cs="B Nazanin" w:hint="cs"/>
            <w:sz w:val="24"/>
            <w:szCs w:val="24"/>
            <w:rtl/>
            <w:lang w:bidi="fa-IR"/>
          </w:rPr>
          <w:delText xml:space="preserve"> در پانداس که باعث تبدیل داده‌های منفی به گمشده می شود. </w:delText>
        </w:r>
      </w:del>
    </w:p>
    <w:p w14:paraId="64C0D60B" w14:textId="3CE7070C" w:rsidR="00125FCC" w:rsidDel="00E00052" w:rsidRDefault="00220890" w:rsidP="00220890">
      <w:pPr>
        <w:pStyle w:val="ListParagraph"/>
        <w:numPr>
          <w:ilvl w:val="0"/>
          <w:numId w:val="20"/>
        </w:numPr>
        <w:rPr>
          <w:del w:id="114" w:author="R" w:date="2026-06-02T15:25:00Z"/>
          <w:rFonts w:ascii="IRNazanin" w:eastAsia="Times New Roman" w:hAnsi="IRNazanin" w:cs="B Nazanin"/>
          <w:sz w:val="24"/>
          <w:szCs w:val="24"/>
          <w:lang w:bidi="fa-IR"/>
        </w:rPr>
      </w:pPr>
      <w:del w:id="115" w:author="R" w:date="2026-06-02T15:25:00Z">
        <w:r w:rsidRPr="00220890" w:rsidDel="00E00052">
          <w:rPr>
            <w:rFonts w:ascii="IRNazanin" w:eastAsia="Times New Roman" w:hAnsi="IRNazanin" w:cs="B Nazanin" w:hint="cs"/>
            <w:sz w:val="24"/>
            <w:szCs w:val="24"/>
            <w:rtl/>
            <w:lang w:bidi="fa-IR"/>
          </w:rPr>
          <w:delText xml:space="preserve">حذف شناسه‌هایی از داده که </w:delText>
        </w:r>
        <w:r w:rsidR="008E05FC" w:rsidDel="00E00052">
          <w:rPr>
            <w:rFonts w:ascii="IRNazanin" w:eastAsia="Times New Roman" w:hAnsi="IRNazanin" w:cs="B Nazanin" w:hint="cs"/>
            <w:sz w:val="24"/>
            <w:szCs w:val="24"/>
            <w:rtl/>
            <w:lang w:bidi="fa-IR"/>
          </w:rPr>
          <w:delText xml:space="preserve">بیش از 30 </w:delText>
        </w:r>
        <w:r w:rsidRPr="00220890" w:rsidDel="00E00052">
          <w:rPr>
            <w:rFonts w:ascii="IRNazanin" w:eastAsia="Times New Roman" w:hAnsi="IRNazanin" w:cs="B Nazanin" w:hint="cs"/>
            <w:sz w:val="24"/>
            <w:szCs w:val="24"/>
            <w:rtl/>
            <w:lang w:bidi="fa-IR"/>
          </w:rPr>
          <w:delText xml:space="preserve">درصد داده‌های آنها </w:delText>
        </w:r>
        <w:r w:rsidDel="00E00052">
          <w:rPr>
            <w:rFonts w:ascii="IRNazanin" w:eastAsia="Times New Roman" w:hAnsi="IRNazanin" w:cs="B Nazanin" w:hint="cs"/>
            <w:sz w:val="24"/>
            <w:szCs w:val="24"/>
            <w:rtl/>
            <w:lang w:bidi="fa-IR"/>
          </w:rPr>
          <w:delText>گمشده</w:delText>
        </w:r>
        <w:r w:rsidRPr="00220890" w:rsidDel="00E00052">
          <w:rPr>
            <w:rFonts w:ascii="IRNazanin" w:eastAsia="Times New Roman" w:hAnsi="IRNazanin" w:cs="B Nazanin" w:hint="cs"/>
            <w:sz w:val="24"/>
            <w:szCs w:val="24"/>
            <w:rtl/>
            <w:lang w:bidi="fa-IR"/>
          </w:rPr>
          <w:delText xml:space="preserve"> است</w:delText>
        </w:r>
        <w:r w:rsidR="008E05FC" w:rsidDel="00E00052">
          <w:rPr>
            <w:rFonts w:ascii="IRNazanin" w:eastAsia="Times New Roman" w:hAnsi="IRNazanin" w:cs="B Nazanin" w:hint="cs"/>
            <w:sz w:val="24"/>
            <w:szCs w:val="24"/>
            <w:rtl/>
            <w:lang w:bidi="fa-IR"/>
          </w:rPr>
          <w:delText xml:space="preserve"> و برای سایر شناسه‌ها از تابع </w:delText>
        </w:r>
        <w:r w:rsidR="008E05FC" w:rsidDel="00E00052">
          <w:rPr>
            <w:rFonts w:ascii="IRNazanin" w:eastAsia="Times New Roman" w:hAnsi="IRNazanin" w:cs="B Nazanin"/>
            <w:sz w:val="24"/>
            <w:szCs w:val="24"/>
            <w:lang w:bidi="fa-IR"/>
          </w:rPr>
          <w:delText>interpolate</w:delText>
        </w:r>
        <w:r w:rsidR="008E05FC" w:rsidDel="00E00052">
          <w:rPr>
            <w:rFonts w:ascii="IRNazanin" w:eastAsia="Times New Roman" w:hAnsi="IRNazanin" w:cs="B Nazanin" w:hint="cs"/>
            <w:sz w:val="24"/>
            <w:szCs w:val="24"/>
            <w:rtl/>
            <w:lang w:bidi="fa-IR"/>
          </w:rPr>
          <w:delText xml:space="preserve"> در پانداس با استفاده از متد تایم استفاده کنیم. </w:delText>
        </w:r>
      </w:del>
    </w:p>
    <w:p w14:paraId="25DE5761" w14:textId="67762837" w:rsidR="00DE1D8D" w:rsidRPr="00DE1D8D" w:rsidDel="00E00052" w:rsidRDefault="00DE1D8D" w:rsidP="00DE1D8D">
      <w:pPr>
        <w:pStyle w:val="NormalWeb"/>
        <w:numPr>
          <w:ilvl w:val="0"/>
          <w:numId w:val="20"/>
        </w:numPr>
        <w:spacing w:before="0" w:beforeAutospacing="0" w:line="360" w:lineRule="auto"/>
        <w:contextualSpacing/>
        <w:rPr>
          <w:del w:id="116" w:author="R" w:date="2026-06-02T15:25:00Z"/>
          <w:rFonts w:ascii="IRNazanin" w:hAnsi="IRNazanin" w:cs="B Nazanin"/>
          <w:lang w:bidi="fa-IR"/>
        </w:rPr>
      </w:pPr>
      <w:del w:id="117" w:author="R" w:date="2026-06-02T15:25:00Z">
        <w:r w:rsidDel="00E00052">
          <w:rPr>
            <w:rFonts w:ascii="IRNazanin" w:hAnsi="IRNazanin" w:cs="B Nazanin" w:hint="cs"/>
            <w:rtl/>
            <w:lang w:bidi="fa-IR"/>
          </w:rPr>
          <w:delText xml:space="preserve">برای کنتورهای باقی مانده، داده‌های گمشده را با تابع </w:delText>
        </w:r>
        <w:r w:rsidDel="00E00052">
          <w:rPr>
            <w:rFonts w:ascii="IRNazanin" w:hAnsi="IRNazanin" w:cs="B Nazanin"/>
            <w:lang w:bidi="fa-IR"/>
          </w:rPr>
          <w:delText xml:space="preserve">interpolate </w:delText>
        </w:r>
        <w:r w:rsidDel="00E00052">
          <w:rPr>
            <w:rFonts w:ascii="IRNazanin" w:hAnsi="IRNazanin" w:cs="B Nazanin" w:hint="cs"/>
            <w:rtl/>
            <w:lang w:bidi="fa-IR"/>
          </w:rPr>
          <w:delText xml:space="preserve"> و تنظیم پارامتر روش(</w:delText>
        </w:r>
        <w:r w:rsidDel="00E00052">
          <w:rPr>
            <w:rFonts w:ascii="IRNazanin" w:hAnsi="IRNazanin" w:cs="B Nazanin"/>
            <w:lang w:bidi="fa-IR"/>
          </w:rPr>
          <w:delText>method</w:delText>
        </w:r>
        <w:r w:rsidDel="00E00052">
          <w:rPr>
            <w:rFonts w:ascii="IRNazanin" w:hAnsi="IRNazanin" w:cs="B Nazanin" w:hint="cs"/>
            <w:rtl/>
            <w:lang w:bidi="fa-IR"/>
          </w:rPr>
          <w:delText>)</w:delText>
        </w:r>
        <w:r w:rsidDel="00E00052">
          <w:rPr>
            <w:rFonts w:ascii="IRNazanin" w:hAnsi="IRNazanin" w:cs="B Nazanin"/>
            <w:lang w:bidi="fa-IR"/>
          </w:rPr>
          <w:delText xml:space="preserve"> </w:delText>
        </w:r>
        <w:r w:rsidDel="00E00052">
          <w:rPr>
            <w:rFonts w:ascii="IRNazanin" w:hAnsi="IRNazanin" w:cs="B Nazanin" w:hint="cs"/>
            <w:rtl/>
            <w:lang w:bidi="fa-IR"/>
          </w:rPr>
          <w:delText>روی زمان(</w:delText>
        </w:r>
        <w:r w:rsidDel="00E00052">
          <w:rPr>
            <w:rFonts w:ascii="IRNazanin" w:hAnsi="IRNazanin" w:cs="B Nazanin"/>
            <w:lang w:bidi="fa-IR"/>
          </w:rPr>
          <w:delText>time</w:delText>
        </w:r>
        <w:r w:rsidDel="00E00052">
          <w:rPr>
            <w:rFonts w:ascii="IRNazanin" w:hAnsi="IRNazanin" w:cs="B Nazanin" w:hint="cs"/>
            <w:rtl/>
            <w:lang w:bidi="fa-IR"/>
          </w:rPr>
          <w:delText>)</w:delText>
        </w:r>
        <w:r w:rsidDel="00E00052">
          <w:rPr>
            <w:rFonts w:ascii="IRNazanin" w:hAnsi="IRNazanin" w:cs="B Nazanin"/>
            <w:lang w:bidi="fa-IR"/>
          </w:rPr>
          <w:delText xml:space="preserve"> </w:delText>
        </w:r>
        <w:r w:rsidDel="00E00052">
          <w:rPr>
            <w:rFonts w:ascii="IRNazanin" w:hAnsi="IRNazanin" w:cs="B Nazanin" w:hint="cs"/>
            <w:rtl/>
            <w:lang w:bidi="fa-IR"/>
          </w:rPr>
          <w:delText xml:space="preserve"> پر می‌کنیم. </w:delText>
        </w:r>
      </w:del>
    </w:p>
    <w:p w14:paraId="3AC61788" w14:textId="1A5890C0" w:rsidR="00DE1D8D" w:rsidRPr="00DE1D8D" w:rsidDel="00E00052" w:rsidRDefault="008E05FC" w:rsidP="00DE1D8D">
      <w:pPr>
        <w:pStyle w:val="ListParagraph"/>
        <w:numPr>
          <w:ilvl w:val="0"/>
          <w:numId w:val="20"/>
        </w:numPr>
        <w:rPr>
          <w:del w:id="118" w:author="R" w:date="2026-06-02T15:25:00Z"/>
          <w:rFonts w:ascii="IRNazanin" w:eastAsia="Times New Roman" w:hAnsi="IRNazanin" w:cs="B Nazanin"/>
          <w:sz w:val="24"/>
          <w:szCs w:val="24"/>
          <w:lang w:bidi="fa-IR"/>
        </w:rPr>
      </w:pPr>
      <w:del w:id="119" w:author="R" w:date="2026-06-02T15:25:00Z">
        <w:r w:rsidDel="00E00052">
          <w:rPr>
            <w:rFonts w:ascii="IRNazanin" w:eastAsia="Times New Roman" w:hAnsi="IRNazanin" w:cs="B Nazanin" w:hint="cs"/>
            <w:sz w:val="24"/>
            <w:szCs w:val="24"/>
            <w:rtl/>
            <w:lang w:bidi="fa-IR"/>
          </w:rPr>
          <w:delText>برای داده‌های صفر حد آستانه 9</w:delText>
        </w:r>
        <w:r w:rsidR="00DC5347" w:rsidDel="00E00052">
          <w:rPr>
            <w:rFonts w:ascii="IRNazanin" w:eastAsia="Times New Roman" w:hAnsi="IRNazanin" w:cs="B Nazanin" w:hint="cs"/>
            <w:sz w:val="24"/>
            <w:szCs w:val="24"/>
            <w:rtl/>
            <w:lang w:bidi="fa-IR"/>
          </w:rPr>
          <w:delText>5</w:delText>
        </w:r>
        <w:r w:rsidDel="00E00052">
          <w:rPr>
            <w:rFonts w:ascii="IRNazanin" w:eastAsia="Times New Roman" w:hAnsi="IRNazanin" w:cs="B Nazanin" w:hint="cs"/>
            <w:sz w:val="24"/>
            <w:szCs w:val="24"/>
            <w:rtl/>
            <w:lang w:bidi="fa-IR"/>
          </w:rPr>
          <w:delText xml:space="preserve"> درصد قائل می‌شویم. </w:delText>
        </w:r>
        <w:r w:rsidR="00DC5347" w:rsidDel="00E00052">
          <w:rPr>
            <w:rFonts w:ascii="IRNazanin" w:eastAsia="Times New Roman" w:hAnsi="IRNazanin" w:cs="B Nazanin" w:hint="cs"/>
            <w:sz w:val="24"/>
            <w:szCs w:val="24"/>
            <w:rtl/>
            <w:lang w:bidi="fa-IR"/>
          </w:rPr>
          <w:delText xml:space="preserve">یعنی اگر بیش از 95 درصد داده‌های یک کنتور صفر شد آن را به عنوان یک رفتار غیر عادی در داده شناسایی کرده و حذف می کنیم. </w:delText>
        </w:r>
      </w:del>
    </w:p>
    <w:sdt>
      <w:sdtPr>
        <w:rPr>
          <w:rFonts w:ascii="IRNazanin" w:eastAsiaTheme="minorHAnsi" w:hAnsi="IRNazanin" w:cs="B Nazanin"/>
          <w:b/>
          <w:bCs/>
          <w:color w:val="auto"/>
          <w:sz w:val="22"/>
          <w:szCs w:val="22"/>
          <w:rtl/>
        </w:rPr>
        <w:id w:val="-1821948397"/>
        <w:docPartObj>
          <w:docPartGallery w:val="Table of Contents"/>
          <w:docPartUnique/>
        </w:docPartObj>
      </w:sdtPr>
      <w:sdtEndPr>
        <w:rPr>
          <w:noProof/>
        </w:rPr>
      </w:sdtEndPr>
      <w:sdtContent>
        <w:p w14:paraId="70F7A361" w14:textId="549C2C34" w:rsidR="008A0E70" w:rsidRPr="007506E2" w:rsidRDefault="008A0E70" w:rsidP="00732382">
          <w:pPr>
            <w:pStyle w:val="TOCHeading"/>
            <w:spacing w:before="0"/>
            <w:jc w:val="center"/>
            <w:rPr>
              <w:rFonts w:ascii="IRNazanin" w:hAnsi="IRNazanin" w:cs="B Nazanin"/>
              <w:b/>
              <w:bCs/>
              <w:color w:val="auto"/>
            </w:rPr>
          </w:pPr>
          <w:r w:rsidRPr="007506E2">
            <w:rPr>
              <w:rFonts w:ascii="IRNazanin" w:hAnsi="IRNazanin" w:cs="B Nazanin"/>
              <w:b/>
              <w:bCs/>
              <w:color w:val="auto"/>
              <w:rtl/>
            </w:rPr>
            <w:t>فهرست مطالب</w:t>
          </w:r>
        </w:p>
        <w:p w14:paraId="577E01DA" w14:textId="13918DC2" w:rsidR="0015037F" w:rsidRDefault="00C82D9B" w:rsidP="00732382">
          <w:pPr>
            <w:pStyle w:val="TOC1"/>
            <w:rPr>
              <w:ins w:id="120" w:author="R" w:date="2026-05-30T15:33:00Z"/>
              <w:rFonts w:asciiTheme="minorHAnsi" w:eastAsiaTheme="minorEastAsia" w:hAnsiTheme="minorHAnsi"/>
            </w:rPr>
          </w:pPr>
          <w:r w:rsidRPr="007506E2">
            <w:rPr>
              <w:rFonts w:cs="B Nazanin"/>
            </w:rPr>
            <w:fldChar w:fldCharType="begin"/>
          </w:r>
          <w:r w:rsidRPr="007506E2">
            <w:rPr>
              <w:rFonts w:cs="B Nazanin"/>
            </w:rPr>
            <w:instrText xml:space="preserve"> TOC \o "1-3" \h \z \u </w:instrText>
          </w:r>
          <w:r w:rsidRPr="007506E2">
            <w:rPr>
              <w:rFonts w:cs="B Nazanin"/>
            </w:rPr>
            <w:fldChar w:fldCharType="separate"/>
          </w:r>
          <w:ins w:id="121" w:author="R" w:date="2026-05-30T15:33:00Z">
            <w:r w:rsidR="0015037F" w:rsidRPr="004900CE">
              <w:rPr>
                <w:rStyle w:val="Hyperlink"/>
              </w:rPr>
              <w:fldChar w:fldCharType="begin"/>
            </w:r>
            <w:r w:rsidR="0015037F" w:rsidRPr="004900CE">
              <w:rPr>
                <w:rStyle w:val="Hyperlink"/>
              </w:rPr>
              <w:instrText xml:space="preserve"> </w:instrText>
            </w:r>
            <w:r w:rsidR="0015037F">
              <w:instrText>HYPERLINK \l "_Toc231047674"</w:instrText>
            </w:r>
            <w:r w:rsidR="0015037F" w:rsidRPr="004900CE">
              <w:rPr>
                <w:rStyle w:val="Hyperlink"/>
              </w:rPr>
              <w:instrText xml:space="preserve"> </w:instrText>
            </w:r>
            <w:r w:rsidR="0015037F" w:rsidRPr="004900CE">
              <w:rPr>
                <w:rStyle w:val="Hyperlink"/>
              </w:rPr>
              <w:fldChar w:fldCharType="separate"/>
            </w:r>
            <w:r w:rsidR="0015037F" w:rsidRPr="004900CE">
              <w:rPr>
                <w:rStyle w:val="Hyperlink"/>
                <w:rFonts w:cs="B Nazanin"/>
                <w:b/>
                <w:bCs/>
                <w:rtl/>
                <w:lang w:bidi="fa-IR"/>
              </w:rPr>
              <w:t>0-</w:t>
            </w:r>
            <w:r w:rsidR="0015037F" w:rsidRPr="004900CE">
              <w:rPr>
                <w:rStyle w:val="Hyperlink"/>
                <w:rFonts w:cs="B Nazanin" w:hint="eastAsia"/>
                <w:b/>
                <w:bCs/>
                <w:rtl/>
                <w:lang w:bidi="fa-IR"/>
              </w:rPr>
              <w:t>مقدمه</w:t>
            </w:r>
            <w:r w:rsidR="0015037F">
              <w:rPr>
                <w:webHidden/>
              </w:rPr>
              <w:tab/>
            </w:r>
            <w:r w:rsidR="0015037F">
              <w:rPr>
                <w:webHidden/>
              </w:rPr>
              <w:fldChar w:fldCharType="begin"/>
            </w:r>
            <w:r w:rsidR="0015037F">
              <w:rPr>
                <w:webHidden/>
              </w:rPr>
              <w:instrText xml:space="preserve"> PAGEREF _Toc231047674 \h </w:instrText>
            </w:r>
          </w:ins>
          <w:r w:rsidR="0015037F">
            <w:rPr>
              <w:webHidden/>
            </w:rPr>
          </w:r>
          <w:r w:rsidR="0015037F">
            <w:rPr>
              <w:webHidden/>
            </w:rPr>
            <w:fldChar w:fldCharType="separate"/>
          </w:r>
          <w:ins w:id="122" w:author="R" w:date="2026-05-30T15:33:00Z">
            <w:r w:rsidR="0015037F">
              <w:rPr>
                <w:webHidden/>
              </w:rPr>
              <w:t>6</w:t>
            </w:r>
            <w:r w:rsidR="0015037F">
              <w:rPr>
                <w:webHidden/>
              </w:rPr>
              <w:fldChar w:fldCharType="end"/>
            </w:r>
            <w:r w:rsidR="0015037F" w:rsidRPr="004900CE">
              <w:rPr>
                <w:rStyle w:val="Hyperlink"/>
              </w:rPr>
              <w:fldChar w:fldCharType="end"/>
            </w:r>
          </w:ins>
        </w:p>
        <w:p w14:paraId="1819DD18" w14:textId="03E5C358" w:rsidR="0015037F" w:rsidRDefault="0015037F">
          <w:pPr>
            <w:pStyle w:val="TOC1"/>
            <w:rPr>
              <w:ins w:id="123" w:author="R" w:date="2026-05-30T15:33:00Z"/>
              <w:rFonts w:asciiTheme="minorHAnsi" w:eastAsiaTheme="minorEastAsia" w:hAnsiTheme="minorHAnsi"/>
            </w:rPr>
            <w:pPrChange w:id="124" w:author="R" w:date="2026-05-30T15:39:00Z">
              <w:pPr>
                <w:pStyle w:val="TOC1"/>
                <w:bidi w:val="0"/>
              </w:pPr>
            </w:pPrChange>
          </w:pPr>
          <w:ins w:id="125" w:author="R" w:date="2026-05-30T15:33:00Z">
            <w:r w:rsidRPr="004900CE">
              <w:rPr>
                <w:rStyle w:val="Hyperlink"/>
              </w:rPr>
              <w:fldChar w:fldCharType="begin"/>
            </w:r>
            <w:r w:rsidRPr="004900CE">
              <w:rPr>
                <w:rStyle w:val="Hyperlink"/>
              </w:rPr>
              <w:instrText xml:space="preserve"> </w:instrText>
            </w:r>
            <w:r>
              <w:instrText>HYPERLINK \l "_Toc231047675"</w:instrText>
            </w:r>
            <w:r w:rsidRPr="004900CE">
              <w:rPr>
                <w:rStyle w:val="Hyperlink"/>
              </w:rPr>
              <w:instrText xml:space="preserve"> </w:instrText>
            </w:r>
            <w:r w:rsidRPr="004900CE">
              <w:rPr>
                <w:rStyle w:val="Hyperlink"/>
              </w:rPr>
              <w:fldChar w:fldCharType="separate"/>
            </w:r>
            <w:r w:rsidRPr="004900CE">
              <w:rPr>
                <w:rStyle w:val="Hyperlink"/>
                <w:rFonts w:ascii="IRNazanin" w:hAnsi="IRNazanin" w:cs="B Nazanin"/>
                <w:b/>
                <w:bCs/>
                <w:rtl/>
                <w:lang w:bidi="fa-IR"/>
              </w:rPr>
              <w:t>1-</w:t>
            </w:r>
            <w:r w:rsidRPr="004900CE">
              <w:rPr>
                <w:rStyle w:val="Hyperlink"/>
                <w:rFonts w:ascii="IRNazanin" w:hAnsi="IRNazanin" w:cs="B Nazanin" w:hint="eastAsia"/>
                <w:b/>
                <w:bCs/>
                <w:rtl/>
                <w:lang w:bidi="fa-IR"/>
              </w:rPr>
              <w:t>روش</w:t>
            </w:r>
            <w:r w:rsidRPr="004900CE">
              <w:rPr>
                <w:rStyle w:val="Hyperlink"/>
                <w:rFonts w:ascii="IRNazanin" w:hAnsi="IRNazanin" w:cs="B Nazanin"/>
                <w:b/>
                <w:bCs/>
                <w:rtl/>
                <w:lang w:bidi="fa-IR"/>
              </w:rPr>
              <w:t xml:space="preserve"> </w:t>
            </w:r>
            <w:r w:rsidRPr="004900CE">
              <w:rPr>
                <w:rStyle w:val="Hyperlink"/>
                <w:rFonts w:ascii="IRNazanin" w:hAnsi="IRNazanin" w:cs="B Nazanin" w:hint="eastAsia"/>
                <w:b/>
                <w:bCs/>
                <w:rtl/>
                <w:lang w:bidi="fa-IR"/>
              </w:rPr>
              <w:t>شناس</w:t>
            </w:r>
            <w:r w:rsidRPr="004900CE">
              <w:rPr>
                <w:rStyle w:val="Hyperlink"/>
                <w:rFonts w:ascii="IRNazanin" w:hAnsi="IRNazanin" w:cs="B Nazanin" w:hint="cs"/>
                <w:b/>
                <w:bCs/>
                <w:rtl/>
                <w:lang w:bidi="fa-IR"/>
              </w:rPr>
              <w:t>ی</w:t>
            </w:r>
            <w:r>
              <w:rPr>
                <w:webHidden/>
              </w:rPr>
              <w:tab/>
            </w:r>
            <w:r>
              <w:rPr>
                <w:webHidden/>
              </w:rPr>
              <w:fldChar w:fldCharType="begin"/>
            </w:r>
            <w:r>
              <w:rPr>
                <w:webHidden/>
              </w:rPr>
              <w:instrText xml:space="preserve"> PAGEREF _Toc231047675 \h </w:instrText>
            </w:r>
          </w:ins>
          <w:r>
            <w:rPr>
              <w:webHidden/>
            </w:rPr>
          </w:r>
          <w:r>
            <w:rPr>
              <w:webHidden/>
            </w:rPr>
            <w:fldChar w:fldCharType="separate"/>
          </w:r>
          <w:ins w:id="126" w:author="R" w:date="2026-05-30T15:33:00Z">
            <w:r>
              <w:rPr>
                <w:webHidden/>
              </w:rPr>
              <w:t>7</w:t>
            </w:r>
            <w:r>
              <w:rPr>
                <w:webHidden/>
              </w:rPr>
              <w:fldChar w:fldCharType="end"/>
            </w:r>
            <w:r w:rsidRPr="004900CE">
              <w:rPr>
                <w:rStyle w:val="Hyperlink"/>
              </w:rPr>
              <w:fldChar w:fldCharType="end"/>
            </w:r>
          </w:ins>
        </w:p>
        <w:p w14:paraId="33438D7A" w14:textId="182CFE98" w:rsidR="0015037F" w:rsidRDefault="0015037F">
          <w:pPr>
            <w:pStyle w:val="TOC1"/>
            <w:rPr>
              <w:ins w:id="127" w:author="R" w:date="2026-05-30T15:33:00Z"/>
              <w:rFonts w:asciiTheme="minorHAnsi" w:eastAsiaTheme="minorEastAsia" w:hAnsiTheme="minorHAnsi"/>
            </w:rPr>
            <w:pPrChange w:id="128" w:author="R" w:date="2026-05-30T15:39:00Z">
              <w:pPr>
                <w:pStyle w:val="TOC1"/>
                <w:bidi w:val="0"/>
              </w:pPr>
            </w:pPrChange>
          </w:pPr>
          <w:ins w:id="129" w:author="R" w:date="2026-05-30T15:33:00Z">
            <w:r w:rsidRPr="004900CE">
              <w:rPr>
                <w:rStyle w:val="Hyperlink"/>
              </w:rPr>
              <w:lastRenderedPageBreak/>
              <w:fldChar w:fldCharType="begin"/>
            </w:r>
            <w:r w:rsidRPr="004900CE">
              <w:rPr>
                <w:rStyle w:val="Hyperlink"/>
              </w:rPr>
              <w:instrText xml:space="preserve"> </w:instrText>
            </w:r>
            <w:r>
              <w:instrText>HYPERLINK \l "_Toc231047676"</w:instrText>
            </w:r>
            <w:r w:rsidRPr="004900CE">
              <w:rPr>
                <w:rStyle w:val="Hyperlink"/>
              </w:rPr>
              <w:instrText xml:space="preserve"> </w:instrText>
            </w:r>
            <w:r w:rsidRPr="004900CE">
              <w:rPr>
                <w:rStyle w:val="Hyperlink"/>
              </w:rPr>
              <w:fldChar w:fldCharType="separate"/>
            </w:r>
            <w:r w:rsidRPr="004900CE">
              <w:rPr>
                <w:rStyle w:val="Hyperlink"/>
                <w:rFonts w:ascii="IRNazanin" w:hAnsi="IRNazanin" w:cs="B Nazanin"/>
                <w:b/>
                <w:bCs/>
                <w:rtl/>
                <w:lang w:bidi="fa-IR"/>
              </w:rPr>
              <w:t>2-</w:t>
            </w:r>
            <w:r w:rsidRPr="004900CE">
              <w:rPr>
                <w:rStyle w:val="Hyperlink"/>
                <w:rFonts w:ascii="IRNazanin" w:hAnsi="IRNazanin" w:cs="B Nazanin" w:hint="eastAsia"/>
                <w:b/>
                <w:bCs/>
                <w:rtl/>
                <w:lang w:bidi="fa-IR"/>
              </w:rPr>
              <w:t>تحل</w:t>
            </w:r>
            <w:r w:rsidRPr="004900CE">
              <w:rPr>
                <w:rStyle w:val="Hyperlink"/>
                <w:rFonts w:ascii="IRNazanin" w:hAnsi="IRNazanin" w:cs="B Nazanin" w:hint="cs"/>
                <w:b/>
                <w:bCs/>
                <w:rtl/>
                <w:lang w:bidi="fa-IR"/>
              </w:rPr>
              <w:t>ی</w:t>
            </w:r>
            <w:r w:rsidRPr="004900CE">
              <w:rPr>
                <w:rStyle w:val="Hyperlink"/>
                <w:rFonts w:ascii="IRNazanin" w:hAnsi="IRNazanin" w:cs="B Nazanin" w:hint="eastAsia"/>
                <w:b/>
                <w:bCs/>
                <w:rtl/>
                <w:lang w:bidi="fa-IR"/>
              </w:rPr>
              <w:t>ل</w:t>
            </w:r>
            <w:r w:rsidRPr="004900CE">
              <w:rPr>
                <w:rStyle w:val="Hyperlink"/>
                <w:rFonts w:ascii="IRNazanin" w:hAnsi="IRNazanin" w:cs="B Nazanin"/>
                <w:b/>
                <w:bCs/>
                <w:rtl/>
                <w:lang w:bidi="fa-IR"/>
              </w:rPr>
              <w:t xml:space="preserve"> </w:t>
            </w:r>
            <w:r w:rsidRPr="004900CE">
              <w:rPr>
                <w:rStyle w:val="Hyperlink"/>
                <w:rFonts w:ascii="IRNazanin" w:hAnsi="IRNazanin" w:cs="B Nazanin" w:hint="eastAsia"/>
                <w:b/>
                <w:bCs/>
                <w:rtl/>
                <w:lang w:bidi="fa-IR"/>
              </w:rPr>
              <w:t>ک</w:t>
            </w:r>
            <w:r w:rsidRPr="004900CE">
              <w:rPr>
                <w:rStyle w:val="Hyperlink"/>
                <w:rFonts w:ascii="IRNazanin" w:hAnsi="IRNazanin" w:cs="B Nazanin" w:hint="cs"/>
                <w:b/>
                <w:bCs/>
                <w:rtl/>
                <w:lang w:bidi="fa-IR"/>
              </w:rPr>
              <w:t>ی</w:t>
            </w:r>
            <w:r w:rsidRPr="004900CE">
              <w:rPr>
                <w:rStyle w:val="Hyperlink"/>
                <w:rFonts w:ascii="IRNazanin" w:hAnsi="IRNazanin" w:cs="B Nazanin" w:hint="eastAsia"/>
                <w:b/>
                <w:bCs/>
                <w:rtl/>
                <w:lang w:bidi="fa-IR"/>
              </w:rPr>
              <w:t>ف</w:t>
            </w:r>
            <w:r w:rsidRPr="004900CE">
              <w:rPr>
                <w:rStyle w:val="Hyperlink"/>
                <w:rFonts w:ascii="IRNazanin" w:hAnsi="IRNazanin" w:cs="B Nazanin" w:hint="cs"/>
                <w:b/>
                <w:bCs/>
                <w:rtl/>
                <w:lang w:bidi="fa-IR"/>
              </w:rPr>
              <w:t>ی</w:t>
            </w:r>
            <w:r w:rsidRPr="004900CE">
              <w:rPr>
                <w:rStyle w:val="Hyperlink"/>
                <w:rFonts w:ascii="IRNazanin" w:hAnsi="IRNazanin" w:cs="B Nazanin" w:hint="eastAsia"/>
                <w:b/>
                <w:bCs/>
                <w:rtl/>
                <w:lang w:bidi="fa-IR"/>
              </w:rPr>
              <w:t>ت</w:t>
            </w:r>
            <w:r w:rsidRPr="004900CE">
              <w:rPr>
                <w:rStyle w:val="Hyperlink"/>
                <w:rFonts w:ascii="IRNazanin" w:hAnsi="IRNazanin" w:cs="B Nazanin"/>
                <w:b/>
                <w:bCs/>
                <w:rtl/>
                <w:lang w:bidi="fa-IR"/>
              </w:rPr>
              <w:t xml:space="preserve"> </w:t>
            </w:r>
            <w:r w:rsidRPr="004900CE">
              <w:rPr>
                <w:rStyle w:val="Hyperlink"/>
                <w:rFonts w:ascii="IRNazanin" w:hAnsi="IRNazanin" w:cs="B Nazanin" w:hint="eastAsia"/>
                <w:b/>
                <w:bCs/>
                <w:rtl/>
                <w:lang w:bidi="fa-IR"/>
              </w:rPr>
              <w:t>داده‌ها</w:t>
            </w:r>
            <w:r>
              <w:rPr>
                <w:webHidden/>
              </w:rPr>
              <w:tab/>
            </w:r>
            <w:r>
              <w:rPr>
                <w:webHidden/>
              </w:rPr>
              <w:fldChar w:fldCharType="begin"/>
            </w:r>
            <w:r>
              <w:rPr>
                <w:webHidden/>
              </w:rPr>
              <w:instrText xml:space="preserve"> PAGEREF _Toc231047676 \h </w:instrText>
            </w:r>
          </w:ins>
          <w:r>
            <w:rPr>
              <w:webHidden/>
            </w:rPr>
          </w:r>
          <w:r>
            <w:rPr>
              <w:webHidden/>
            </w:rPr>
            <w:fldChar w:fldCharType="separate"/>
          </w:r>
          <w:ins w:id="130" w:author="R" w:date="2026-05-30T15:33:00Z">
            <w:r>
              <w:rPr>
                <w:webHidden/>
              </w:rPr>
              <w:t>8</w:t>
            </w:r>
            <w:r>
              <w:rPr>
                <w:webHidden/>
              </w:rPr>
              <w:fldChar w:fldCharType="end"/>
            </w:r>
            <w:r w:rsidRPr="004900CE">
              <w:rPr>
                <w:rStyle w:val="Hyperlink"/>
              </w:rPr>
              <w:fldChar w:fldCharType="end"/>
            </w:r>
          </w:ins>
        </w:p>
        <w:p w14:paraId="41975E28" w14:textId="53C3993A" w:rsidR="0015037F" w:rsidRDefault="0015037F">
          <w:pPr>
            <w:pStyle w:val="TOC2"/>
            <w:rPr>
              <w:ins w:id="131" w:author="R" w:date="2026-05-30T15:33:00Z"/>
              <w:rFonts w:asciiTheme="minorHAnsi" w:eastAsiaTheme="minorEastAsia" w:hAnsiTheme="minorHAnsi"/>
            </w:rPr>
            <w:pPrChange w:id="132" w:author="R" w:date="2026-05-30T15:39:00Z">
              <w:pPr>
                <w:pStyle w:val="TOC2"/>
                <w:bidi w:val="0"/>
              </w:pPr>
            </w:pPrChange>
          </w:pPr>
          <w:ins w:id="133" w:author="R" w:date="2026-05-30T15:33:00Z">
            <w:r w:rsidRPr="004900CE">
              <w:rPr>
                <w:rStyle w:val="Hyperlink"/>
              </w:rPr>
              <w:fldChar w:fldCharType="begin"/>
            </w:r>
            <w:r w:rsidRPr="004900CE">
              <w:rPr>
                <w:rStyle w:val="Hyperlink"/>
              </w:rPr>
              <w:instrText xml:space="preserve"> </w:instrText>
            </w:r>
            <w:r>
              <w:instrText>HYPERLINK \l "_Toc231047677"</w:instrText>
            </w:r>
            <w:r w:rsidRPr="004900CE">
              <w:rPr>
                <w:rStyle w:val="Hyperlink"/>
              </w:rPr>
              <w:instrText xml:space="preserve"> </w:instrText>
            </w:r>
            <w:r w:rsidRPr="004900CE">
              <w:rPr>
                <w:rStyle w:val="Hyperlink"/>
              </w:rPr>
              <w:fldChar w:fldCharType="separate"/>
            </w:r>
            <w:r w:rsidRPr="004900CE">
              <w:rPr>
                <w:rStyle w:val="Hyperlink"/>
                <w:rFonts w:ascii="IRNazanin" w:hAnsi="IRNazanin" w:cs="B Nazanin"/>
                <w:b/>
                <w:bCs/>
                <w:rtl/>
                <w:lang w:bidi="fa-IR"/>
              </w:rPr>
              <w:t>2-2-</w:t>
            </w:r>
            <w:r w:rsidRPr="004900CE">
              <w:rPr>
                <w:rStyle w:val="Hyperlink"/>
                <w:rFonts w:ascii="IRNazanin" w:hAnsi="IRNazanin" w:cs="B Nazanin" w:hint="eastAsia"/>
                <w:b/>
                <w:bCs/>
                <w:rtl/>
                <w:lang w:bidi="fa-IR"/>
              </w:rPr>
              <w:t>شناسا</w:t>
            </w:r>
            <w:r w:rsidRPr="004900CE">
              <w:rPr>
                <w:rStyle w:val="Hyperlink"/>
                <w:rFonts w:ascii="IRNazanin" w:hAnsi="IRNazanin" w:cs="B Nazanin" w:hint="cs"/>
                <w:b/>
                <w:bCs/>
                <w:rtl/>
                <w:lang w:bidi="fa-IR"/>
              </w:rPr>
              <w:t>یی</w:t>
            </w:r>
            <w:r w:rsidRPr="004900CE">
              <w:rPr>
                <w:rStyle w:val="Hyperlink"/>
                <w:rFonts w:ascii="IRNazanin" w:hAnsi="IRNazanin" w:cs="B Nazanin"/>
                <w:b/>
                <w:bCs/>
                <w:rtl/>
                <w:lang w:bidi="fa-IR"/>
              </w:rPr>
              <w:t xml:space="preserve"> </w:t>
            </w:r>
            <w:r w:rsidRPr="004900CE">
              <w:rPr>
                <w:rStyle w:val="Hyperlink"/>
                <w:rFonts w:ascii="IRNazanin" w:hAnsi="IRNazanin" w:cs="B Nazanin" w:hint="eastAsia"/>
                <w:b/>
                <w:bCs/>
                <w:rtl/>
                <w:lang w:bidi="fa-IR"/>
              </w:rPr>
              <w:t>و</w:t>
            </w:r>
            <w:r w:rsidRPr="004900CE">
              <w:rPr>
                <w:rStyle w:val="Hyperlink"/>
                <w:rFonts w:ascii="IRNazanin" w:hAnsi="IRNazanin" w:cs="B Nazanin"/>
                <w:b/>
                <w:bCs/>
                <w:rtl/>
                <w:lang w:bidi="fa-IR"/>
              </w:rPr>
              <w:t xml:space="preserve"> </w:t>
            </w:r>
            <w:r w:rsidRPr="004900CE">
              <w:rPr>
                <w:rStyle w:val="Hyperlink"/>
                <w:rFonts w:ascii="IRNazanin" w:hAnsi="IRNazanin" w:cs="B Nazanin" w:hint="eastAsia"/>
                <w:b/>
                <w:bCs/>
                <w:rtl/>
                <w:lang w:bidi="fa-IR"/>
              </w:rPr>
              <w:t>بررس</w:t>
            </w:r>
            <w:r w:rsidRPr="004900CE">
              <w:rPr>
                <w:rStyle w:val="Hyperlink"/>
                <w:rFonts w:ascii="IRNazanin" w:hAnsi="IRNazanin" w:cs="B Nazanin" w:hint="cs"/>
                <w:b/>
                <w:bCs/>
                <w:rtl/>
                <w:lang w:bidi="fa-IR"/>
              </w:rPr>
              <w:t>ی</w:t>
            </w:r>
            <w:r w:rsidRPr="004900CE">
              <w:rPr>
                <w:rStyle w:val="Hyperlink"/>
                <w:rFonts w:ascii="IRNazanin" w:hAnsi="IRNazanin" w:cs="B Nazanin"/>
                <w:b/>
                <w:bCs/>
                <w:rtl/>
                <w:lang w:bidi="fa-IR"/>
              </w:rPr>
              <w:t xml:space="preserve"> </w:t>
            </w:r>
            <w:r w:rsidRPr="004900CE">
              <w:rPr>
                <w:rStyle w:val="Hyperlink"/>
                <w:rFonts w:ascii="IRNazanin" w:hAnsi="IRNazanin" w:cs="B Nazanin" w:hint="eastAsia"/>
                <w:b/>
                <w:bCs/>
                <w:rtl/>
                <w:lang w:bidi="fa-IR"/>
              </w:rPr>
              <w:t>مقاد</w:t>
            </w:r>
            <w:r w:rsidRPr="004900CE">
              <w:rPr>
                <w:rStyle w:val="Hyperlink"/>
                <w:rFonts w:ascii="IRNazanin" w:hAnsi="IRNazanin" w:cs="B Nazanin" w:hint="cs"/>
                <w:b/>
                <w:bCs/>
                <w:rtl/>
                <w:lang w:bidi="fa-IR"/>
              </w:rPr>
              <w:t>ی</w:t>
            </w:r>
            <w:r w:rsidRPr="004900CE">
              <w:rPr>
                <w:rStyle w:val="Hyperlink"/>
                <w:rFonts w:ascii="IRNazanin" w:hAnsi="IRNazanin" w:cs="B Nazanin" w:hint="eastAsia"/>
                <w:b/>
                <w:bCs/>
                <w:rtl/>
                <w:lang w:bidi="fa-IR"/>
              </w:rPr>
              <w:t>ر</w:t>
            </w:r>
            <w:r w:rsidRPr="004900CE">
              <w:rPr>
                <w:rStyle w:val="Hyperlink"/>
                <w:rFonts w:ascii="IRNazanin" w:hAnsi="IRNazanin" w:cs="B Nazanin"/>
                <w:b/>
                <w:bCs/>
                <w:rtl/>
                <w:lang w:bidi="fa-IR"/>
              </w:rPr>
              <w:t xml:space="preserve"> </w:t>
            </w:r>
            <w:r w:rsidRPr="004900CE">
              <w:rPr>
                <w:rStyle w:val="Hyperlink"/>
                <w:rFonts w:ascii="IRNazanin" w:hAnsi="IRNazanin" w:cs="B Nazanin" w:hint="eastAsia"/>
                <w:b/>
                <w:bCs/>
                <w:rtl/>
                <w:lang w:bidi="fa-IR"/>
              </w:rPr>
              <w:t>منف</w:t>
            </w:r>
            <w:r w:rsidRPr="004900CE">
              <w:rPr>
                <w:rStyle w:val="Hyperlink"/>
                <w:rFonts w:ascii="IRNazanin" w:hAnsi="IRNazanin" w:cs="B Nazanin" w:hint="cs"/>
                <w:b/>
                <w:bCs/>
                <w:rtl/>
                <w:lang w:bidi="fa-IR"/>
              </w:rPr>
              <w:t>ی</w:t>
            </w:r>
            <w:r>
              <w:rPr>
                <w:webHidden/>
              </w:rPr>
              <w:tab/>
            </w:r>
            <w:r>
              <w:rPr>
                <w:webHidden/>
              </w:rPr>
              <w:fldChar w:fldCharType="begin"/>
            </w:r>
            <w:r>
              <w:rPr>
                <w:webHidden/>
              </w:rPr>
              <w:instrText xml:space="preserve"> PAGEREF _Toc231047677 \h </w:instrText>
            </w:r>
          </w:ins>
          <w:r>
            <w:rPr>
              <w:webHidden/>
            </w:rPr>
          </w:r>
          <w:r>
            <w:rPr>
              <w:webHidden/>
            </w:rPr>
            <w:fldChar w:fldCharType="separate"/>
          </w:r>
          <w:ins w:id="134" w:author="R" w:date="2026-05-30T15:33:00Z">
            <w:r>
              <w:rPr>
                <w:webHidden/>
              </w:rPr>
              <w:t>11</w:t>
            </w:r>
            <w:r>
              <w:rPr>
                <w:webHidden/>
              </w:rPr>
              <w:fldChar w:fldCharType="end"/>
            </w:r>
            <w:r w:rsidRPr="004900CE">
              <w:rPr>
                <w:rStyle w:val="Hyperlink"/>
              </w:rPr>
              <w:fldChar w:fldCharType="end"/>
            </w:r>
          </w:ins>
        </w:p>
        <w:p w14:paraId="67040064" w14:textId="7F5CBEB4" w:rsidR="0015037F" w:rsidRDefault="0015037F">
          <w:pPr>
            <w:pStyle w:val="TOC2"/>
            <w:rPr>
              <w:ins w:id="135" w:author="R" w:date="2026-05-30T15:33:00Z"/>
              <w:rFonts w:asciiTheme="minorHAnsi" w:eastAsiaTheme="minorEastAsia" w:hAnsiTheme="minorHAnsi"/>
            </w:rPr>
            <w:pPrChange w:id="136" w:author="R" w:date="2026-05-30T15:39:00Z">
              <w:pPr>
                <w:pStyle w:val="TOC2"/>
                <w:bidi w:val="0"/>
              </w:pPr>
            </w:pPrChange>
          </w:pPr>
          <w:ins w:id="137" w:author="R" w:date="2026-05-30T15:33:00Z">
            <w:r w:rsidRPr="004900CE">
              <w:rPr>
                <w:rStyle w:val="Hyperlink"/>
              </w:rPr>
              <w:fldChar w:fldCharType="begin"/>
            </w:r>
            <w:r w:rsidRPr="004900CE">
              <w:rPr>
                <w:rStyle w:val="Hyperlink"/>
              </w:rPr>
              <w:instrText xml:space="preserve"> </w:instrText>
            </w:r>
            <w:r>
              <w:instrText>HYPERLINK \l "_Toc231047678"</w:instrText>
            </w:r>
            <w:r w:rsidRPr="004900CE">
              <w:rPr>
                <w:rStyle w:val="Hyperlink"/>
              </w:rPr>
              <w:instrText xml:space="preserve"> </w:instrText>
            </w:r>
            <w:r w:rsidRPr="004900CE">
              <w:rPr>
                <w:rStyle w:val="Hyperlink"/>
              </w:rPr>
              <w:fldChar w:fldCharType="separate"/>
            </w:r>
            <w:r w:rsidRPr="004900CE">
              <w:rPr>
                <w:rStyle w:val="Hyperlink"/>
                <w:rFonts w:cs="B Nazanin"/>
                <w:b/>
                <w:bCs/>
                <w:rtl/>
                <w:lang w:bidi="fa-IR"/>
              </w:rPr>
              <w:t>2-3-</w:t>
            </w:r>
            <w:r w:rsidRPr="004900CE">
              <w:rPr>
                <w:rStyle w:val="Hyperlink"/>
                <w:rFonts w:cs="B Nazanin" w:hint="eastAsia"/>
                <w:b/>
                <w:bCs/>
                <w:rtl/>
                <w:lang w:bidi="fa-IR"/>
              </w:rPr>
              <w:t>شناسا</w:t>
            </w:r>
            <w:r w:rsidRPr="004900CE">
              <w:rPr>
                <w:rStyle w:val="Hyperlink"/>
                <w:rFonts w:cs="B Nazanin" w:hint="cs"/>
                <w:b/>
                <w:bCs/>
                <w:rtl/>
                <w:lang w:bidi="fa-IR"/>
              </w:rPr>
              <w:t>یی</w:t>
            </w:r>
            <w:r w:rsidRPr="004900CE">
              <w:rPr>
                <w:rStyle w:val="Hyperlink"/>
                <w:rFonts w:cs="B Nazanin"/>
                <w:b/>
                <w:bCs/>
                <w:rtl/>
                <w:lang w:bidi="fa-IR"/>
              </w:rPr>
              <w:t xml:space="preserve"> </w:t>
            </w:r>
            <w:r w:rsidRPr="004900CE">
              <w:rPr>
                <w:rStyle w:val="Hyperlink"/>
                <w:rFonts w:cs="B Nazanin" w:hint="eastAsia"/>
                <w:b/>
                <w:bCs/>
                <w:rtl/>
                <w:lang w:bidi="fa-IR"/>
              </w:rPr>
              <w:t>و</w:t>
            </w:r>
            <w:r w:rsidRPr="004900CE">
              <w:rPr>
                <w:rStyle w:val="Hyperlink"/>
                <w:rFonts w:cs="B Nazanin"/>
                <w:b/>
                <w:bCs/>
                <w:rtl/>
                <w:lang w:bidi="fa-IR"/>
              </w:rPr>
              <w:t xml:space="preserve"> </w:t>
            </w:r>
            <w:r w:rsidRPr="004900CE">
              <w:rPr>
                <w:rStyle w:val="Hyperlink"/>
                <w:rFonts w:cs="B Nazanin" w:hint="eastAsia"/>
                <w:b/>
                <w:bCs/>
                <w:rtl/>
                <w:lang w:bidi="fa-IR"/>
              </w:rPr>
              <w:t>بررس</w:t>
            </w:r>
            <w:r w:rsidRPr="004900CE">
              <w:rPr>
                <w:rStyle w:val="Hyperlink"/>
                <w:rFonts w:cs="B Nazanin" w:hint="cs"/>
                <w:b/>
                <w:bCs/>
                <w:rtl/>
                <w:lang w:bidi="fa-IR"/>
              </w:rPr>
              <w:t>ی</w:t>
            </w:r>
            <w:r w:rsidRPr="004900CE">
              <w:rPr>
                <w:rStyle w:val="Hyperlink"/>
                <w:rFonts w:cs="B Nazanin"/>
                <w:b/>
                <w:bCs/>
                <w:rtl/>
                <w:lang w:bidi="fa-IR"/>
              </w:rPr>
              <w:t xml:space="preserve"> </w:t>
            </w:r>
            <w:r w:rsidRPr="004900CE">
              <w:rPr>
                <w:rStyle w:val="Hyperlink"/>
                <w:rFonts w:cs="B Nazanin" w:hint="eastAsia"/>
                <w:b/>
                <w:bCs/>
                <w:rtl/>
                <w:lang w:bidi="fa-IR"/>
              </w:rPr>
              <w:t>مقاد</w:t>
            </w:r>
            <w:r w:rsidRPr="004900CE">
              <w:rPr>
                <w:rStyle w:val="Hyperlink"/>
                <w:rFonts w:cs="B Nazanin" w:hint="cs"/>
                <w:b/>
                <w:bCs/>
                <w:rtl/>
                <w:lang w:bidi="fa-IR"/>
              </w:rPr>
              <w:t>ی</w:t>
            </w:r>
            <w:r w:rsidRPr="004900CE">
              <w:rPr>
                <w:rStyle w:val="Hyperlink"/>
                <w:rFonts w:cs="B Nazanin" w:hint="eastAsia"/>
                <w:b/>
                <w:bCs/>
                <w:rtl/>
                <w:lang w:bidi="fa-IR"/>
              </w:rPr>
              <w:t>ر</w:t>
            </w:r>
            <w:r w:rsidRPr="004900CE">
              <w:rPr>
                <w:rStyle w:val="Hyperlink"/>
                <w:rFonts w:cs="B Nazanin"/>
                <w:b/>
                <w:bCs/>
                <w:rtl/>
                <w:lang w:bidi="fa-IR"/>
              </w:rPr>
              <w:t xml:space="preserve"> </w:t>
            </w:r>
            <w:r w:rsidRPr="004900CE">
              <w:rPr>
                <w:rStyle w:val="Hyperlink"/>
                <w:rFonts w:cs="B Nazanin" w:hint="eastAsia"/>
                <w:b/>
                <w:bCs/>
                <w:rtl/>
                <w:lang w:bidi="fa-IR"/>
              </w:rPr>
              <w:t>صفر</w:t>
            </w:r>
            <w:r>
              <w:rPr>
                <w:webHidden/>
              </w:rPr>
              <w:tab/>
            </w:r>
            <w:r>
              <w:rPr>
                <w:webHidden/>
              </w:rPr>
              <w:fldChar w:fldCharType="begin"/>
            </w:r>
            <w:r>
              <w:rPr>
                <w:webHidden/>
              </w:rPr>
              <w:instrText xml:space="preserve"> PAGEREF _Toc231047678 \h </w:instrText>
            </w:r>
          </w:ins>
          <w:r>
            <w:rPr>
              <w:webHidden/>
            </w:rPr>
          </w:r>
          <w:r>
            <w:rPr>
              <w:webHidden/>
            </w:rPr>
            <w:fldChar w:fldCharType="separate"/>
          </w:r>
          <w:ins w:id="138" w:author="R" w:date="2026-05-30T15:33:00Z">
            <w:r>
              <w:rPr>
                <w:webHidden/>
              </w:rPr>
              <w:t>13</w:t>
            </w:r>
            <w:r>
              <w:rPr>
                <w:webHidden/>
              </w:rPr>
              <w:fldChar w:fldCharType="end"/>
            </w:r>
            <w:r w:rsidRPr="004900CE">
              <w:rPr>
                <w:rStyle w:val="Hyperlink"/>
              </w:rPr>
              <w:fldChar w:fldCharType="end"/>
            </w:r>
          </w:ins>
        </w:p>
        <w:p w14:paraId="1F8FF0B2" w14:textId="2E51A358" w:rsidR="0015037F" w:rsidRDefault="0015037F" w:rsidP="00732382">
          <w:pPr>
            <w:pStyle w:val="TOC1"/>
            <w:rPr>
              <w:ins w:id="139" w:author="R" w:date="2026-05-30T15:33:00Z"/>
              <w:rFonts w:asciiTheme="minorHAnsi" w:eastAsiaTheme="minorEastAsia" w:hAnsiTheme="minorHAnsi"/>
            </w:rPr>
          </w:pPr>
          <w:ins w:id="140" w:author="R" w:date="2026-05-30T15:33:00Z">
            <w:r w:rsidRPr="004900CE">
              <w:rPr>
                <w:rStyle w:val="Hyperlink"/>
              </w:rPr>
              <w:fldChar w:fldCharType="begin"/>
            </w:r>
            <w:r w:rsidRPr="004900CE">
              <w:rPr>
                <w:rStyle w:val="Hyperlink"/>
              </w:rPr>
              <w:instrText xml:space="preserve"> </w:instrText>
            </w:r>
            <w:r>
              <w:instrText>HYPERLINK \l "_Toc231047679"</w:instrText>
            </w:r>
            <w:r w:rsidRPr="004900CE">
              <w:rPr>
                <w:rStyle w:val="Hyperlink"/>
              </w:rPr>
              <w:instrText xml:space="preserve"> </w:instrText>
            </w:r>
            <w:r w:rsidRPr="004900CE">
              <w:rPr>
                <w:rStyle w:val="Hyperlink"/>
              </w:rPr>
              <w:fldChar w:fldCharType="separate"/>
            </w:r>
            <w:r w:rsidRPr="004900CE">
              <w:rPr>
                <w:rStyle w:val="Hyperlink"/>
                <w:rFonts w:cs="B Nazanin"/>
                <w:b/>
                <w:bCs/>
                <w:rtl/>
                <w:lang w:bidi="fa-IR"/>
              </w:rPr>
              <w:t>3-</w:t>
            </w:r>
            <w:r w:rsidRPr="004900CE">
              <w:rPr>
                <w:rStyle w:val="Hyperlink"/>
                <w:rFonts w:cs="B Nazanin" w:hint="eastAsia"/>
                <w:b/>
                <w:bCs/>
                <w:rtl/>
                <w:lang w:bidi="fa-IR"/>
              </w:rPr>
              <w:t>پاکساز</w:t>
            </w:r>
            <w:r w:rsidRPr="004900CE">
              <w:rPr>
                <w:rStyle w:val="Hyperlink"/>
                <w:rFonts w:cs="B Nazanin" w:hint="cs"/>
                <w:b/>
                <w:bCs/>
                <w:rtl/>
                <w:lang w:bidi="fa-IR"/>
              </w:rPr>
              <w:t>ی</w:t>
            </w:r>
            <w:r w:rsidRPr="004900CE">
              <w:rPr>
                <w:rStyle w:val="Hyperlink"/>
                <w:rFonts w:cs="B Nazanin"/>
                <w:b/>
                <w:bCs/>
                <w:rtl/>
                <w:lang w:bidi="fa-IR"/>
              </w:rPr>
              <w:t xml:space="preserve"> </w:t>
            </w:r>
            <w:r w:rsidRPr="004900CE">
              <w:rPr>
                <w:rStyle w:val="Hyperlink"/>
                <w:rFonts w:cs="B Nazanin" w:hint="eastAsia"/>
                <w:b/>
                <w:bCs/>
                <w:rtl/>
                <w:lang w:bidi="fa-IR"/>
              </w:rPr>
              <w:t>داده</w:t>
            </w:r>
            <w:r>
              <w:rPr>
                <w:webHidden/>
              </w:rPr>
              <w:tab/>
            </w:r>
            <w:r>
              <w:rPr>
                <w:webHidden/>
              </w:rPr>
              <w:fldChar w:fldCharType="begin"/>
            </w:r>
            <w:r>
              <w:rPr>
                <w:webHidden/>
              </w:rPr>
              <w:instrText xml:space="preserve"> PAGEREF _Toc231047679 \h </w:instrText>
            </w:r>
          </w:ins>
          <w:r>
            <w:rPr>
              <w:webHidden/>
            </w:rPr>
          </w:r>
          <w:r>
            <w:rPr>
              <w:webHidden/>
            </w:rPr>
            <w:fldChar w:fldCharType="separate"/>
          </w:r>
          <w:ins w:id="141" w:author="R" w:date="2026-05-30T15:33:00Z">
            <w:r>
              <w:rPr>
                <w:webHidden/>
              </w:rPr>
              <w:t>14</w:t>
            </w:r>
            <w:r>
              <w:rPr>
                <w:webHidden/>
              </w:rPr>
              <w:fldChar w:fldCharType="end"/>
            </w:r>
            <w:r w:rsidRPr="004900CE">
              <w:rPr>
                <w:rStyle w:val="Hyperlink"/>
              </w:rPr>
              <w:fldChar w:fldCharType="end"/>
            </w:r>
          </w:ins>
        </w:p>
        <w:p w14:paraId="70119382" w14:textId="20E81728" w:rsidR="0015037F" w:rsidRDefault="0015037F">
          <w:pPr>
            <w:pStyle w:val="TOC1"/>
            <w:rPr>
              <w:ins w:id="142" w:author="R" w:date="2026-05-30T15:33:00Z"/>
              <w:rFonts w:asciiTheme="minorHAnsi" w:eastAsiaTheme="minorEastAsia" w:hAnsiTheme="minorHAnsi"/>
            </w:rPr>
            <w:pPrChange w:id="143" w:author="R" w:date="2026-05-30T15:39:00Z">
              <w:pPr>
                <w:pStyle w:val="TOC1"/>
                <w:bidi w:val="0"/>
              </w:pPr>
            </w:pPrChange>
          </w:pPr>
          <w:ins w:id="144" w:author="R" w:date="2026-05-30T15:33:00Z">
            <w:r w:rsidRPr="004900CE">
              <w:rPr>
                <w:rStyle w:val="Hyperlink"/>
              </w:rPr>
              <w:fldChar w:fldCharType="begin"/>
            </w:r>
            <w:r w:rsidRPr="004900CE">
              <w:rPr>
                <w:rStyle w:val="Hyperlink"/>
              </w:rPr>
              <w:instrText xml:space="preserve"> </w:instrText>
            </w:r>
            <w:r>
              <w:instrText>HYPERLINK \l "_Toc231047680"</w:instrText>
            </w:r>
            <w:r w:rsidRPr="004900CE">
              <w:rPr>
                <w:rStyle w:val="Hyperlink"/>
              </w:rPr>
              <w:instrText xml:space="preserve"> </w:instrText>
            </w:r>
            <w:r w:rsidRPr="004900CE">
              <w:rPr>
                <w:rStyle w:val="Hyperlink"/>
              </w:rPr>
              <w:fldChar w:fldCharType="separate"/>
            </w:r>
            <w:r w:rsidRPr="004900CE">
              <w:rPr>
                <w:rStyle w:val="Hyperlink"/>
                <w:rFonts w:cs="B Nazanin"/>
                <w:b/>
                <w:bCs/>
                <w:rtl/>
                <w:lang w:bidi="fa-IR"/>
              </w:rPr>
              <w:t>3-1-</w:t>
            </w:r>
            <w:r w:rsidRPr="004900CE">
              <w:rPr>
                <w:rStyle w:val="Hyperlink"/>
                <w:rFonts w:cs="B Nazanin" w:hint="eastAsia"/>
                <w:b/>
                <w:bCs/>
                <w:rtl/>
                <w:lang w:bidi="fa-IR"/>
              </w:rPr>
              <w:t>استراتژ</w:t>
            </w:r>
            <w:r w:rsidRPr="004900CE">
              <w:rPr>
                <w:rStyle w:val="Hyperlink"/>
                <w:rFonts w:cs="B Nazanin" w:hint="cs"/>
                <w:b/>
                <w:bCs/>
                <w:rtl/>
                <w:lang w:bidi="fa-IR"/>
              </w:rPr>
              <w:t>ی‌</w:t>
            </w:r>
            <w:r w:rsidRPr="004900CE">
              <w:rPr>
                <w:rStyle w:val="Hyperlink"/>
                <w:rFonts w:cs="B Nazanin" w:hint="eastAsia"/>
                <w:b/>
                <w:bCs/>
                <w:rtl/>
                <w:lang w:bidi="fa-IR"/>
              </w:rPr>
              <w:t>ها</w:t>
            </w:r>
            <w:r w:rsidRPr="004900CE">
              <w:rPr>
                <w:rStyle w:val="Hyperlink"/>
                <w:rFonts w:cs="B Nazanin" w:hint="cs"/>
                <w:b/>
                <w:bCs/>
                <w:rtl/>
                <w:lang w:bidi="fa-IR"/>
              </w:rPr>
              <w:t>ی</w:t>
            </w:r>
            <w:r w:rsidRPr="004900CE">
              <w:rPr>
                <w:rStyle w:val="Hyperlink"/>
                <w:rFonts w:cs="B Nazanin"/>
                <w:b/>
                <w:bCs/>
                <w:rtl/>
                <w:lang w:bidi="fa-IR"/>
              </w:rPr>
              <w:t xml:space="preserve"> </w:t>
            </w:r>
            <w:r w:rsidRPr="004900CE">
              <w:rPr>
                <w:rStyle w:val="Hyperlink"/>
                <w:rFonts w:cs="B Nazanin" w:hint="eastAsia"/>
                <w:b/>
                <w:bCs/>
                <w:rtl/>
                <w:lang w:bidi="fa-IR"/>
              </w:rPr>
              <w:t>را</w:t>
            </w:r>
            <w:r w:rsidRPr="004900CE">
              <w:rPr>
                <w:rStyle w:val="Hyperlink"/>
                <w:rFonts w:cs="B Nazanin" w:hint="cs"/>
                <w:b/>
                <w:bCs/>
                <w:rtl/>
                <w:lang w:bidi="fa-IR"/>
              </w:rPr>
              <w:t>ی</w:t>
            </w:r>
            <w:r w:rsidRPr="004900CE">
              <w:rPr>
                <w:rStyle w:val="Hyperlink"/>
                <w:rFonts w:cs="B Nazanin" w:hint="eastAsia"/>
                <w:b/>
                <w:bCs/>
                <w:rtl/>
                <w:lang w:bidi="fa-IR"/>
              </w:rPr>
              <w:t>ج</w:t>
            </w:r>
            <w:r w:rsidRPr="004900CE">
              <w:rPr>
                <w:rStyle w:val="Hyperlink"/>
                <w:rFonts w:cs="B Nazanin"/>
                <w:b/>
                <w:bCs/>
                <w:rtl/>
                <w:lang w:bidi="fa-IR"/>
              </w:rPr>
              <w:t xml:space="preserve"> </w:t>
            </w:r>
            <w:r w:rsidRPr="004900CE">
              <w:rPr>
                <w:rStyle w:val="Hyperlink"/>
                <w:rFonts w:cs="B Nazanin" w:hint="eastAsia"/>
                <w:b/>
                <w:bCs/>
                <w:rtl/>
                <w:lang w:bidi="fa-IR"/>
              </w:rPr>
              <w:t>برا</w:t>
            </w:r>
            <w:r w:rsidRPr="004900CE">
              <w:rPr>
                <w:rStyle w:val="Hyperlink"/>
                <w:rFonts w:cs="B Nazanin" w:hint="cs"/>
                <w:b/>
                <w:bCs/>
                <w:rtl/>
                <w:lang w:bidi="fa-IR"/>
              </w:rPr>
              <w:t>ی</w:t>
            </w:r>
            <w:r w:rsidRPr="004900CE">
              <w:rPr>
                <w:rStyle w:val="Hyperlink"/>
                <w:rFonts w:cs="B Nazanin"/>
                <w:b/>
                <w:bCs/>
                <w:rtl/>
                <w:lang w:bidi="fa-IR"/>
              </w:rPr>
              <w:t xml:space="preserve"> </w:t>
            </w:r>
            <w:r w:rsidRPr="004900CE">
              <w:rPr>
                <w:rStyle w:val="Hyperlink"/>
                <w:rFonts w:cs="B Nazanin" w:hint="eastAsia"/>
                <w:b/>
                <w:bCs/>
                <w:rtl/>
                <w:lang w:bidi="fa-IR"/>
              </w:rPr>
              <w:t>پاکساز</w:t>
            </w:r>
            <w:r w:rsidRPr="004900CE">
              <w:rPr>
                <w:rStyle w:val="Hyperlink"/>
                <w:rFonts w:cs="B Nazanin" w:hint="cs"/>
                <w:b/>
                <w:bCs/>
                <w:rtl/>
                <w:lang w:bidi="fa-IR"/>
              </w:rPr>
              <w:t>ی</w:t>
            </w:r>
            <w:r w:rsidRPr="004900CE">
              <w:rPr>
                <w:rStyle w:val="Hyperlink"/>
                <w:rFonts w:cs="B Nazanin"/>
                <w:b/>
                <w:bCs/>
                <w:rtl/>
                <w:lang w:bidi="fa-IR"/>
              </w:rPr>
              <w:t xml:space="preserve"> </w:t>
            </w:r>
            <w:r w:rsidRPr="004900CE">
              <w:rPr>
                <w:rStyle w:val="Hyperlink"/>
                <w:rFonts w:cs="B Nazanin" w:hint="eastAsia"/>
                <w:b/>
                <w:bCs/>
                <w:rtl/>
                <w:lang w:bidi="fa-IR"/>
              </w:rPr>
              <w:t>داده‌ها</w:t>
            </w:r>
            <w:r w:rsidRPr="004900CE">
              <w:rPr>
                <w:rStyle w:val="Hyperlink"/>
                <w:rFonts w:cs="B Nazanin" w:hint="cs"/>
                <w:b/>
                <w:bCs/>
                <w:rtl/>
                <w:lang w:bidi="fa-IR"/>
              </w:rPr>
              <w:t>ی</w:t>
            </w:r>
            <w:r w:rsidRPr="004900CE">
              <w:rPr>
                <w:rStyle w:val="Hyperlink"/>
                <w:rFonts w:cs="B Nazanin"/>
                <w:b/>
                <w:bCs/>
                <w:rtl/>
                <w:lang w:bidi="fa-IR"/>
              </w:rPr>
              <w:t xml:space="preserve"> </w:t>
            </w:r>
            <w:r w:rsidRPr="004900CE">
              <w:rPr>
                <w:rStyle w:val="Hyperlink"/>
                <w:rFonts w:cs="B Nazanin" w:hint="eastAsia"/>
                <w:b/>
                <w:bCs/>
                <w:rtl/>
                <w:lang w:bidi="fa-IR"/>
              </w:rPr>
              <w:t>منف</w:t>
            </w:r>
            <w:r w:rsidRPr="004900CE">
              <w:rPr>
                <w:rStyle w:val="Hyperlink"/>
                <w:rFonts w:cs="B Nazanin" w:hint="cs"/>
                <w:b/>
                <w:bCs/>
                <w:rtl/>
                <w:lang w:bidi="fa-IR"/>
              </w:rPr>
              <w:t>ی</w:t>
            </w:r>
            <w:r w:rsidRPr="004900CE">
              <w:rPr>
                <w:rStyle w:val="Hyperlink"/>
                <w:rFonts w:cs="B Nazanin"/>
                <w:b/>
                <w:bCs/>
                <w:rtl/>
                <w:lang w:bidi="fa-IR"/>
              </w:rPr>
              <w:t xml:space="preserve"> </w:t>
            </w:r>
            <w:r w:rsidRPr="004900CE">
              <w:rPr>
                <w:rStyle w:val="Hyperlink"/>
                <w:rFonts w:cs="B Nazanin" w:hint="eastAsia"/>
                <w:b/>
                <w:bCs/>
                <w:rtl/>
                <w:lang w:bidi="fa-IR"/>
              </w:rPr>
              <w:t>و</w:t>
            </w:r>
            <w:r w:rsidRPr="004900CE">
              <w:rPr>
                <w:rStyle w:val="Hyperlink"/>
                <w:rFonts w:cs="B Nazanin"/>
                <w:b/>
                <w:bCs/>
                <w:rtl/>
                <w:lang w:bidi="fa-IR"/>
              </w:rPr>
              <w:t xml:space="preserve"> </w:t>
            </w:r>
            <w:r w:rsidRPr="004900CE">
              <w:rPr>
                <w:rStyle w:val="Hyperlink"/>
                <w:rFonts w:cs="B Nazanin" w:hint="eastAsia"/>
                <w:b/>
                <w:bCs/>
                <w:rtl/>
                <w:lang w:bidi="fa-IR"/>
              </w:rPr>
              <w:t>پ</w:t>
            </w:r>
            <w:r w:rsidRPr="004900CE">
              <w:rPr>
                <w:rStyle w:val="Hyperlink"/>
                <w:rFonts w:cs="B Nazanin" w:hint="cs"/>
                <w:b/>
                <w:bCs/>
                <w:rtl/>
                <w:lang w:bidi="fa-IR"/>
              </w:rPr>
              <w:t>ی</w:t>
            </w:r>
            <w:r w:rsidRPr="004900CE">
              <w:rPr>
                <w:rStyle w:val="Hyperlink"/>
                <w:rFonts w:cs="B Nazanin" w:hint="eastAsia"/>
                <w:b/>
                <w:bCs/>
                <w:rtl/>
                <w:lang w:bidi="fa-IR"/>
              </w:rPr>
              <w:t>شنهاد</w:t>
            </w:r>
            <w:r w:rsidRPr="004900CE">
              <w:rPr>
                <w:rStyle w:val="Hyperlink"/>
                <w:rFonts w:cs="B Nazanin"/>
                <w:b/>
                <w:bCs/>
                <w:rtl/>
                <w:lang w:bidi="fa-IR"/>
              </w:rPr>
              <w:t xml:space="preserve"> </w:t>
            </w:r>
            <w:r w:rsidRPr="004900CE">
              <w:rPr>
                <w:rStyle w:val="Hyperlink"/>
                <w:rFonts w:cs="B Nazanin" w:hint="eastAsia"/>
                <w:b/>
                <w:bCs/>
                <w:rtl/>
                <w:lang w:bidi="fa-IR"/>
              </w:rPr>
              <w:t>استراتژ</w:t>
            </w:r>
            <w:r w:rsidRPr="004900CE">
              <w:rPr>
                <w:rStyle w:val="Hyperlink"/>
                <w:rFonts w:cs="B Nazanin" w:hint="cs"/>
                <w:b/>
                <w:bCs/>
                <w:rtl/>
                <w:lang w:bidi="fa-IR"/>
              </w:rPr>
              <w:t>ی</w:t>
            </w:r>
            <w:r>
              <w:rPr>
                <w:webHidden/>
              </w:rPr>
              <w:tab/>
            </w:r>
            <w:r>
              <w:rPr>
                <w:webHidden/>
              </w:rPr>
              <w:fldChar w:fldCharType="begin"/>
            </w:r>
            <w:r>
              <w:rPr>
                <w:webHidden/>
              </w:rPr>
              <w:instrText xml:space="preserve"> PAGEREF _Toc231047680 \h </w:instrText>
            </w:r>
          </w:ins>
          <w:r>
            <w:rPr>
              <w:webHidden/>
            </w:rPr>
          </w:r>
          <w:r>
            <w:rPr>
              <w:webHidden/>
            </w:rPr>
            <w:fldChar w:fldCharType="separate"/>
          </w:r>
          <w:ins w:id="145" w:author="R" w:date="2026-05-30T15:33:00Z">
            <w:r>
              <w:rPr>
                <w:webHidden/>
              </w:rPr>
              <w:t>15</w:t>
            </w:r>
            <w:r>
              <w:rPr>
                <w:webHidden/>
              </w:rPr>
              <w:fldChar w:fldCharType="end"/>
            </w:r>
            <w:r w:rsidRPr="004900CE">
              <w:rPr>
                <w:rStyle w:val="Hyperlink"/>
              </w:rPr>
              <w:fldChar w:fldCharType="end"/>
            </w:r>
          </w:ins>
        </w:p>
        <w:p w14:paraId="6D54E0EE" w14:textId="30AAE342" w:rsidR="0015037F" w:rsidRDefault="0015037F">
          <w:pPr>
            <w:pStyle w:val="TOC1"/>
            <w:rPr>
              <w:ins w:id="146" w:author="R" w:date="2026-05-30T15:33:00Z"/>
              <w:rFonts w:asciiTheme="minorHAnsi" w:eastAsiaTheme="minorEastAsia" w:hAnsiTheme="minorHAnsi"/>
            </w:rPr>
            <w:pPrChange w:id="147" w:author="R" w:date="2026-05-30T15:39:00Z">
              <w:pPr>
                <w:pStyle w:val="TOC1"/>
                <w:bidi w:val="0"/>
              </w:pPr>
            </w:pPrChange>
          </w:pPr>
          <w:ins w:id="148" w:author="R" w:date="2026-05-30T15:33:00Z">
            <w:r w:rsidRPr="004900CE">
              <w:rPr>
                <w:rStyle w:val="Hyperlink"/>
              </w:rPr>
              <w:fldChar w:fldCharType="begin"/>
            </w:r>
            <w:r w:rsidRPr="004900CE">
              <w:rPr>
                <w:rStyle w:val="Hyperlink"/>
              </w:rPr>
              <w:instrText xml:space="preserve"> </w:instrText>
            </w:r>
            <w:r>
              <w:instrText>HYPERLINK \l "_Toc231047681"</w:instrText>
            </w:r>
            <w:r w:rsidRPr="004900CE">
              <w:rPr>
                <w:rStyle w:val="Hyperlink"/>
              </w:rPr>
              <w:instrText xml:space="preserve"> </w:instrText>
            </w:r>
            <w:r w:rsidRPr="004900CE">
              <w:rPr>
                <w:rStyle w:val="Hyperlink"/>
              </w:rPr>
              <w:fldChar w:fldCharType="separate"/>
            </w:r>
            <w:r w:rsidRPr="004900CE">
              <w:rPr>
                <w:rStyle w:val="Hyperlink"/>
                <w:rFonts w:cs="B Nazanin"/>
                <w:b/>
                <w:bCs/>
                <w:rtl/>
                <w:lang w:bidi="fa-IR"/>
              </w:rPr>
              <w:t>3-2-</w:t>
            </w:r>
            <w:r w:rsidRPr="004900CE">
              <w:rPr>
                <w:rStyle w:val="Hyperlink"/>
                <w:rFonts w:cs="B Nazanin" w:hint="eastAsia"/>
                <w:b/>
                <w:bCs/>
                <w:rtl/>
                <w:lang w:bidi="fa-IR"/>
              </w:rPr>
              <w:t>استراتژ</w:t>
            </w:r>
            <w:r w:rsidRPr="004900CE">
              <w:rPr>
                <w:rStyle w:val="Hyperlink"/>
                <w:rFonts w:cs="B Nazanin" w:hint="cs"/>
                <w:b/>
                <w:bCs/>
                <w:rtl/>
                <w:lang w:bidi="fa-IR"/>
              </w:rPr>
              <w:t>ی‌</w:t>
            </w:r>
            <w:r w:rsidRPr="004900CE">
              <w:rPr>
                <w:rStyle w:val="Hyperlink"/>
                <w:rFonts w:cs="B Nazanin" w:hint="eastAsia"/>
                <w:b/>
                <w:bCs/>
                <w:rtl/>
                <w:lang w:bidi="fa-IR"/>
              </w:rPr>
              <w:t>ها</w:t>
            </w:r>
            <w:r w:rsidRPr="004900CE">
              <w:rPr>
                <w:rStyle w:val="Hyperlink"/>
                <w:rFonts w:cs="B Nazanin" w:hint="cs"/>
                <w:b/>
                <w:bCs/>
                <w:rtl/>
                <w:lang w:bidi="fa-IR"/>
              </w:rPr>
              <w:t>ی</w:t>
            </w:r>
            <w:r w:rsidRPr="004900CE">
              <w:rPr>
                <w:rStyle w:val="Hyperlink"/>
                <w:rFonts w:cs="B Nazanin"/>
                <w:b/>
                <w:bCs/>
                <w:rtl/>
                <w:lang w:bidi="fa-IR"/>
              </w:rPr>
              <w:t xml:space="preserve"> </w:t>
            </w:r>
            <w:r w:rsidRPr="004900CE">
              <w:rPr>
                <w:rStyle w:val="Hyperlink"/>
                <w:rFonts w:cs="B Nazanin" w:hint="eastAsia"/>
                <w:b/>
                <w:bCs/>
                <w:rtl/>
                <w:lang w:bidi="fa-IR"/>
              </w:rPr>
              <w:t>را</w:t>
            </w:r>
            <w:r w:rsidRPr="004900CE">
              <w:rPr>
                <w:rStyle w:val="Hyperlink"/>
                <w:rFonts w:cs="B Nazanin" w:hint="cs"/>
                <w:b/>
                <w:bCs/>
                <w:rtl/>
                <w:lang w:bidi="fa-IR"/>
              </w:rPr>
              <w:t>ی</w:t>
            </w:r>
            <w:r w:rsidRPr="004900CE">
              <w:rPr>
                <w:rStyle w:val="Hyperlink"/>
                <w:rFonts w:cs="B Nazanin" w:hint="eastAsia"/>
                <w:b/>
                <w:bCs/>
                <w:rtl/>
                <w:lang w:bidi="fa-IR"/>
              </w:rPr>
              <w:t>ج</w:t>
            </w:r>
            <w:r w:rsidRPr="004900CE">
              <w:rPr>
                <w:rStyle w:val="Hyperlink"/>
                <w:rFonts w:cs="B Nazanin"/>
                <w:b/>
                <w:bCs/>
                <w:rtl/>
                <w:lang w:bidi="fa-IR"/>
              </w:rPr>
              <w:t xml:space="preserve"> </w:t>
            </w:r>
            <w:r w:rsidRPr="004900CE">
              <w:rPr>
                <w:rStyle w:val="Hyperlink"/>
                <w:rFonts w:cs="B Nazanin" w:hint="eastAsia"/>
                <w:b/>
                <w:bCs/>
                <w:rtl/>
                <w:lang w:bidi="fa-IR"/>
              </w:rPr>
              <w:t>برا</w:t>
            </w:r>
            <w:r w:rsidRPr="004900CE">
              <w:rPr>
                <w:rStyle w:val="Hyperlink"/>
                <w:rFonts w:cs="B Nazanin" w:hint="cs"/>
                <w:b/>
                <w:bCs/>
                <w:rtl/>
                <w:lang w:bidi="fa-IR"/>
              </w:rPr>
              <w:t>ی</w:t>
            </w:r>
            <w:r w:rsidRPr="004900CE">
              <w:rPr>
                <w:rStyle w:val="Hyperlink"/>
                <w:rFonts w:cs="B Nazanin"/>
                <w:b/>
                <w:bCs/>
                <w:rtl/>
                <w:lang w:bidi="fa-IR"/>
              </w:rPr>
              <w:t xml:space="preserve"> </w:t>
            </w:r>
            <w:r w:rsidRPr="004900CE">
              <w:rPr>
                <w:rStyle w:val="Hyperlink"/>
                <w:rFonts w:cs="B Nazanin" w:hint="eastAsia"/>
                <w:b/>
                <w:bCs/>
                <w:rtl/>
                <w:lang w:bidi="fa-IR"/>
              </w:rPr>
              <w:t>پاکساز</w:t>
            </w:r>
            <w:r w:rsidRPr="004900CE">
              <w:rPr>
                <w:rStyle w:val="Hyperlink"/>
                <w:rFonts w:cs="B Nazanin" w:hint="cs"/>
                <w:b/>
                <w:bCs/>
                <w:rtl/>
                <w:lang w:bidi="fa-IR"/>
              </w:rPr>
              <w:t>ی</w:t>
            </w:r>
            <w:r w:rsidRPr="004900CE">
              <w:rPr>
                <w:rStyle w:val="Hyperlink"/>
                <w:rFonts w:cs="B Nazanin"/>
                <w:b/>
                <w:bCs/>
                <w:rtl/>
                <w:lang w:bidi="fa-IR"/>
              </w:rPr>
              <w:t xml:space="preserve"> </w:t>
            </w:r>
            <w:r w:rsidRPr="004900CE">
              <w:rPr>
                <w:rStyle w:val="Hyperlink"/>
                <w:rFonts w:cs="B Nazanin" w:hint="eastAsia"/>
                <w:b/>
                <w:bCs/>
                <w:rtl/>
                <w:lang w:bidi="fa-IR"/>
              </w:rPr>
              <w:t>داده‌ها</w:t>
            </w:r>
            <w:r w:rsidRPr="004900CE">
              <w:rPr>
                <w:rStyle w:val="Hyperlink"/>
                <w:rFonts w:cs="B Nazanin" w:hint="cs"/>
                <w:b/>
                <w:bCs/>
                <w:rtl/>
                <w:lang w:bidi="fa-IR"/>
              </w:rPr>
              <w:t>ی</w:t>
            </w:r>
            <w:r w:rsidRPr="004900CE">
              <w:rPr>
                <w:rStyle w:val="Hyperlink"/>
                <w:rFonts w:cs="B Nazanin"/>
                <w:b/>
                <w:bCs/>
                <w:rtl/>
                <w:lang w:bidi="fa-IR"/>
              </w:rPr>
              <w:t xml:space="preserve"> </w:t>
            </w:r>
            <w:r w:rsidRPr="004900CE">
              <w:rPr>
                <w:rStyle w:val="Hyperlink"/>
                <w:rFonts w:cs="B Nazanin" w:hint="eastAsia"/>
                <w:b/>
                <w:bCs/>
                <w:rtl/>
                <w:lang w:bidi="fa-IR"/>
              </w:rPr>
              <w:t>گمشده</w:t>
            </w:r>
            <w:r w:rsidRPr="004900CE">
              <w:rPr>
                <w:rStyle w:val="Hyperlink"/>
                <w:rFonts w:cs="B Nazanin"/>
                <w:b/>
                <w:bCs/>
                <w:rtl/>
                <w:lang w:bidi="fa-IR"/>
              </w:rPr>
              <w:t xml:space="preserve"> </w:t>
            </w:r>
            <w:r w:rsidRPr="004900CE">
              <w:rPr>
                <w:rStyle w:val="Hyperlink"/>
                <w:rFonts w:cs="B Nazanin" w:hint="eastAsia"/>
                <w:b/>
                <w:bCs/>
                <w:rtl/>
                <w:lang w:bidi="fa-IR"/>
              </w:rPr>
              <w:t>و</w:t>
            </w:r>
            <w:r w:rsidRPr="004900CE">
              <w:rPr>
                <w:rStyle w:val="Hyperlink"/>
                <w:rFonts w:cs="B Nazanin"/>
                <w:b/>
                <w:bCs/>
                <w:rtl/>
                <w:lang w:bidi="fa-IR"/>
              </w:rPr>
              <w:t xml:space="preserve"> </w:t>
            </w:r>
            <w:r w:rsidRPr="004900CE">
              <w:rPr>
                <w:rStyle w:val="Hyperlink"/>
                <w:rFonts w:cs="B Nazanin" w:hint="eastAsia"/>
                <w:b/>
                <w:bCs/>
                <w:rtl/>
                <w:lang w:bidi="fa-IR"/>
              </w:rPr>
              <w:t>پ</w:t>
            </w:r>
            <w:r w:rsidRPr="004900CE">
              <w:rPr>
                <w:rStyle w:val="Hyperlink"/>
                <w:rFonts w:cs="B Nazanin" w:hint="cs"/>
                <w:b/>
                <w:bCs/>
                <w:rtl/>
                <w:lang w:bidi="fa-IR"/>
              </w:rPr>
              <w:t>ی</w:t>
            </w:r>
            <w:r w:rsidRPr="004900CE">
              <w:rPr>
                <w:rStyle w:val="Hyperlink"/>
                <w:rFonts w:cs="B Nazanin" w:hint="eastAsia"/>
                <w:b/>
                <w:bCs/>
                <w:rtl/>
                <w:lang w:bidi="fa-IR"/>
              </w:rPr>
              <w:t>شنهاد</w:t>
            </w:r>
            <w:r w:rsidRPr="004900CE">
              <w:rPr>
                <w:rStyle w:val="Hyperlink"/>
                <w:rFonts w:cs="B Nazanin"/>
                <w:b/>
                <w:bCs/>
                <w:rtl/>
                <w:lang w:bidi="fa-IR"/>
              </w:rPr>
              <w:t xml:space="preserve"> </w:t>
            </w:r>
            <w:r w:rsidRPr="004900CE">
              <w:rPr>
                <w:rStyle w:val="Hyperlink"/>
                <w:rFonts w:cs="B Nazanin" w:hint="eastAsia"/>
                <w:b/>
                <w:bCs/>
                <w:rtl/>
                <w:lang w:bidi="fa-IR"/>
              </w:rPr>
              <w:t>استراتژ</w:t>
            </w:r>
            <w:r w:rsidRPr="004900CE">
              <w:rPr>
                <w:rStyle w:val="Hyperlink"/>
                <w:rFonts w:cs="B Nazanin" w:hint="cs"/>
                <w:b/>
                <w:bCs/>
                <w:rtl/>
                <w:lang w:bidi="fa-IR"/>
              </w:rPr>
              <w:t>ی</w:t>
            </w:r>
            <w:r>
              <w:rPr>
                <w:webHidden/>
              </w:rPr>
              <w:tab/>
            </w:r>
            <w:r>
              <w:rPr>
                <w:webHidden/>
              </w:rPr>
              <w:fldChar w:fldCharType="begin"/>
            </w:r>
            <w:r>
              <w:rPr>
                <w:webHidden/>
              </w:rPr>
              <w:instrText xml:space="preserve"> PAGEREF _Toc231047681 \h </w:instrText>
            </w:r>
          </w:ins>
          <w:r>
            <w:rPr>
              <w:webHidden/>
            </w:rPr>
          </w:r>
          <w:r>
            <w:rPr>
              <w:webHidden/>
            </w:rPr>
            <w:fldChar w:fldCharType="separate"/>
          </w:r>
          <w:ins w:id="149" w:author="R" w:date="2026-05-30T15:33:00Z">
            <w:r>
              <w:rPr>
                <w:webHidden/>
              </w:rPr>
              <w:t>15</w:t>
            </w:r>
            <w:r>
              <w:rPr>
                <w:webHidden/>
              </w:rPr>
              <w:fldChar w:fldCharType="end"/>
            </w:r>
            <w:r w:rsidRPr="004900CE">
              <w:rPr>
                <w:rStyle w:val="Hyperlink"/>
              </w:rPr>
              <w:fldChar w:fldCharType="end"/>
            </w:r>
          </w:ins>
        </w:p>
        <w:p w14:paraId="6C45EA4B" w14:textId="7A3962AF" w:rsidR="0015037F" w:rsidRDefault="0015037F">
          <w:pPr>
            <w:pStyle w:val="TOC1"/>
            <w:rPr>
              <w:ins w:id="150" w:author="R" w:date="2026-05-30T15:33:00Z"/>
              <w:rFonts w:asciiTheme="minorHAnsi" w:eastAsiaTheme="minorEastAsia" w:hAnsiTheme="minorHAnsi"/>
            </w:rPr>
            <w:pPrChange w:id="151" w:author="R" w:date="2026-05-30T15:39:00Z">
              <w:pPr>
                <w:pStyle w:val="TOC1"/>
                <w:bidi w:val="0"/>
              </w:pPr>
            </w:pPrChange>
          </w:pPr>
          <w:ins w:id="152" w:author="R" w:date="2026-05-30T15:33:00Z">
            <w:r w:rsidRPr="004900CE">
              <w:rPr>
                <w:rStyle w:val="Hyperlink"/>
              </w:rPr>
              <w:fldChar w:fldCharType="begin"/>
            </w:r>
            <w:r w:rsidRPr="004900CE">
              <w:rPr>
                <w:rStyle w:val="Hyperlink"/>
              </w:rPr>
              <w:instrText xml:space="preserve"> </w:instrText>
            </w:r>
            <w:r>
              <w:instrText>HYPERLINK \l "_Toc231047682"</w:instrText>
            </w:r>
            <w:r w:rsidRPr="004900CE">
              <w:rPr>
                <w:rStyle w:val="Hyperlink"/>
              </w:rPr>
              <w:instrText xml:space="preserve"> </w:instrText>
            </w:r>
            <w:r w:rsidRPr="004900CE">
              <w:rPr>
                <w:rStyle w:val="Hyperlink"/>
              </w:rPr>
              <w:fldChar w:fldCharType="separate"/>
            </w:r>
            <w:r w:rsidRPr="004900CE">
              <w:rPr>
                <w:rStyle w:val="Hyperlink"/>
                <w:rFonts w:cs="B Nazanin"/>
                <w:b/>
                <w:bCs/>
                <w:rtl/>
                <w:lang w:bidi="fa-IR"/>
              </w:rPr>
              <w:t>3-3-</w:t>
            </w:r>
            <w:r w:rsidRPr="004900CE">
              <w:rPr>
                <w:rStyle w:val="Hyperlink"/>
                <w:rFonts w:cs="B Nazanin" w:hint="eastAsia"/>
                <w:b/>
                <w:bCs/>
                <w:rtl/>
                <w:lang w:bidi="fa-IR"/>
              </w:rPr>
              <w:t>استراتژ</w:t>
            </w:r>
            <w:r w:rsidRPr="004900CE">
              <w:rPr>
                <w:rStyle w:val="Hyperlink"/>
                <w:rFonts w:cs="B Nazanin" w:hint="cs"/>
                <w:b/>
                <w:bCs/>
                <w:rtl/>
                <w:lang w:bidi="fa-IR"/>
              </w:rPr>
              <w:t>ی‌</w:t>
            </w:r>
            <w:r w:rsidRPr="004900CE">
              <w:rPr>
                <w:rStyle w:val="Hyperlink"/>
                <w:rFonts w:cs="B Nazanin" w:hint="eastAsia"/>
                <w:b/>
                <w:bCs/>
                <w:rtl/>
                <w:lang w:bidi="fa-IR"/>
              </w:rPr>
              <w:t>ها</w:t>
            </w:r>
            <w:r w:rsidRPr="004900CE">
              <w:rPr>
                <w:rStyle w:val="Hyperlink"/>
                <w:rFonts w:cs="B Nazanin" w:hint="cs"/>
                <w:b/>
                <w:bCs/>
                <w:rtl/>
                <w:lang w:bidi="fa-IR"/>
              </w:rPr>
              <w:t>ی</w:t>
            </w:r>
            <w:r w:rsidRPr="004900CE">
              <w:rPr>
                <w:rStyle w:val="Hyperlink"/>
                <w:rFonts w:cs="B Nazanin"/>
                <w:b/>
                <w:bCs/>
                <w:rtl/>
                <w:lang w:bidi="fa-IR"/>
              </w:rPr>
              <w:t xml:space="preserve"> </w:t>
            </w:r>
            <w:r w:rsidRPr="004900CE">
              <w:rPr>
                <w:rStyle w:val="Hyperlink"/>
                <w:rFonts w:cs="B Nazanin" w:hint="eastAsia"/>
                <w:b/>
                <w:bCs/>
                <w:rtl/>
                <w:lang w:bidi="fa-IR"/>
              </w:rPr>
              <w:t>را</w:t>
            </w:r>
            <w:r w:rsidRPr="004900CE">
              <w:rPr>
                <w:rStyle w:val="Hyperlink"/>
                <w:rFonts w:cs="B Nazanin" w:hint="cs"/>
                <w:b/>
                <w:bCs/>
                <w:rtl/>
                <w:lang w:bidi="fa-IR"/>
              </w:rPr>
              <w:t>ی</w:t>
            </w:r>
            <w:r w:rsidRPr="004900CE">
              <w:rPr>
                <w:rStyle w:val="Hyperlink"/>
                <w:rFonts w:cs="B Nazanin" w:hint="eastAsia"/>
                <w:b/>
                <w:bCs/>
                <w:rtl/>
                <w:lang w:bidi="fa-IR"/>
              </w:rPr>
              <w:t>ج</w:t>
            </w:r>
            <w:r w:rsidRPr="004900CE">
              <w:rPr>
                <w:rStyle w:val="Hyperlink"/>
                <w:rFonts w:cs="B Nazanin"/>
                <w:b/>
                <w:bCs/>
                <w:rtl/>
                <w:lang w:bidi="fa-IR"/>
              </w:rPr>
              <w:t xml:space="preserve"> </w:t>
            </w:r>
            <w:r w:rsidRPr="004900CE">
              <w:rPr>
                <w:rStyle w:val="Hyperlink"/>
                <w:rFonts w:cs="B Nazanin" w:hint="eastAsia"/>
                <w:b/>
                <w:bCs/>
                <w:rtl/>
                <w:lang w:bidi="fa-IR"/>
              </w:rPr>
              <w:t>برا</w:t>
            </w:r>
            <w:r w:rsidRPr="004900CE">
              <w:rPr>
                <w:rStyle w:val="Hyperlink"/>
                <w:rFonts w:cs="B Nazanin" w:hint="cs"/>
                <w:b/>
                <w:bCs/>
                <w:rtl/>
                <w:lang w:bidi="fa-IR"/>
              </w:rPr>
              <w:t>ی</w:t>
            </w:r>
            <w:r w:rsidRPr="004900CE">
              <w:rPr>
                <w:rStyle w:val="Hyperlink"/>
                <w:rFonts w:cs="B Nazanin"/>
                <w:b/>
                <w:bCs/>
                <w:rtl/>
                <w:lang w:bidi="fa-IR"/>
              </w:rPr>
              <w:t xml:space="preserve"> </w:t>
            </w:r>
            <w:r w:rsidRPr="004900CE">
              <w:rPr>
                <w:rStyle w:val="Hyperlink"/>
                <w:rFonts w:cs="B Nazanin" w:hint="eastAsia"/>
                <w:b/>
                <w:bCs/>
                <w:rtl/>
                <w:lang w:bidi="fa-IR"/>
              </w:rPr>
              <w:t>پاکساز</w:t>
            </w:r>
            <w:r w:rsidRPr="004900CE">
              <w:rPr>
                <w:rStyle w:val="Hyperlink"/>
                <w:rFonts w:cs="B Nazanin" w:hint="cs"/>
                <w:b/>
                <w:bCs/>
                <w:rtl/>
                <w:lang w:bidi="fa-IR"/>
              </w:rPr>
              <w:t>ی</w:t>
            </w:r>
            <w:r w:rsidRPr="004900CE">
              <w:rPr>
                <w:rStyle w:val="Hyperlink"/>
                <w:rFonts w:cs="B Nazanin"/>
                <w:b/>
                <w:bCs/>
                <w:rtl/>
                <w:lang w:bidi="fa-IR"/>
              </w:rPr>
              <w:t xml:space="preserve"> </w:t>
            </w:r>
            <w:r w:rsidRPr="004900CE">
              <w:rPr>
                <w:rStyle w:val="Hyperlink"/>
                <w:rFonts w:cs="B Nazanin" w:hint="eastAsia"/>
                <w:b/>
                <w:bCs/>
                <w:rtl/>
                <w:lang w:bidi="fa-IR"/>
              </w:rPr>
              <w:t>داده‌ها</w:t>
            </w:r>
            <w:r w:rsidRPr="004900CE">
              <w:rPr>
                <w:rStyle w:val="Hyperlink"/>
                <w:rFonts w:cs="B Nazanin" w:hint="cs"/>
                <w:b/>
                <w:bCs/>
                <w:rtl/>
                <w:lang w:bidi="fa-IR"/>
              </w:rPr>
              <w:t>ی</w:t>
            </w:r>
            <w:r w:rsidRPr="004900CE">
              <w:rPr>
                <w:rStyle w:val="Hyperlink"/>
                <w:rFonts w:cs="B Nazanin"/>
                <w:b/>
                <w:bCs/>
                <w:rtl/>
                <w:lang w:bidi="fa-IR"/>
              </w:rPr>
              <w:t xml:space="preserve"> </w:t>
            </w:r>
            <w:r w:rsidRPr="004900CE">
              <w:rPr>
                <w:rStyle w:val="Hyperlink"/>
                <w:rFonts w:cs="B Nazanin" w:hint="eastAsia"/>
                <w:b/>
                <w:bCs/>
                <w:rtl/>
                <w:lang w:bidi="fa-IR"/>
              </w:rPr>
              <w:t>صفر</w:t>
            </w:r>
            <w:r w:rsidRPr="004900CE">
              <w:rPr>
                <w:rStyle w:val="Hyperlink"/>
                <w:rFonts w:cs="B Nazanin"/>
                <w:b/>
                <w:bCs/>
                <w:rtl/>
                <w:lang w:bidi="fa-IR"/>
              </w:rPr>
              <w:t xml:space="preserve"> </w:t>
            </w:r>
            <w:r w:rsidRPr="004900CE">
              <w:rPr>
                <w:rStyle w:val="Hyperlink"/>
                <w:rFonts w:cs="B Nazanin" w:hint="eastAsia"/>
                <w:b/>
                <w:bCs/>
                <w:rtl/>
                <w:lang w:bidi="fa-IR"/>
              </w:rPr>
              <w:t>و</w:t>
            </w:r>
            <w:r w:rsidRPr="004900CE">
              <w:rPr>
                <w:rStyle w:val="Hyperlink"/>
                <w:rFonts w:cs="B Nazanin"/>
                <w:b/>
                <w:bCs/>
                <w:rtl/>
                <w:lang w:bidi="fa-IR"/>
              </w:rPr>
              <w:t xml:space="preserve"> </w:t>
            </w:r>
            <w:r w:rsidRPr="004900CE">
              <w:rPr>
                <w:rStyle w:val="Hyperlink"/>
                <w:rFonts w:cs="B Nazanin" w:hint="eastAsia"/>
                <w:b/>
                <w:bCs/>
                <w:rtl/>
                <w:lang w:bidi="fa-IR"/>
              </w:rPr>
              <w:t>پ</w:t>
            </w:r>
            <w:r w:rsidRPr="004900CE">
              <w:rPr>
                <w:rStyle w:val="Hyperlink"/>
                <w:rFonts w:cs="B Nazanin" w:hint="cs"/>
                <w:b/>
                <w:bCs/>
                <w:rtl/>
                <w:lang w:bidi="fa-IR"/>
              </w:rPr>
              <w:t>ی</w:t>
            </w:r>
            <w:r w:rsidRPr="004900CE">
              <w:rPr>
                <w:rStyle w:val="Hyperlink"/>
                <w:rFonts w:cs="B Nazanin" w:hint="eastAsia"/>
                <w:b/>
                <w:bCs/>
                <w:rtl/>
                <w:lang w:bidi="fa-IR"/>
              </w:rPr>
              <w:t>شنهاد</w:t>
            </w:r>
            <w:r w:rsidRPr="004900CE">
              <w:rPr>
                <w:rStyle w:val="Hyperlink"/>
                <w:rFonts w:cs="B Nazanin"/>
                <w:b/>
                <w:bCs/>
                <w:rtl/>
                <w:lang w:bidi="fa-IR"/>
              </w:rPr>
              <w:t xml:space="preserve"> </w:t>
            </w:r>
            <w:r w:rsidRPr="004900CE">
              <w:rPr>
                <w:rStyle w:val="Hyperlink"/>
                <w:rFonts w:cs="B Nazanin" w:hint="eastAsia"/>
                <w:b/>
                <w:bCs/>
                <w:rtl/>
                <w:lang w:bidi="fa-IR"/>
              </w:rPr>
              <w:t>استراتژ</w:t>
            </w:r>
            <w:r w:rsidRPr="004900CE">
              <w:rPr>
                <w:rStyle w:val="Hyperlink"/>
                <w:rFonts w:cs="B Nazanin" w:hint="cs"/>
                <w:b/>
                <w:bCs/>
                <w:rtl/>
                <w:lang w:bidi="fa-IR"/>
              </w:rPr>
              <w:t>ی</w:t>
            </w:r>
            <w:r>
              <w:rPr>
                <w:webHidden/>
              </w:rPr>
              <w:tab/>
            </w:r>
            <w:r>
              <w:rPr>
                <w:webHidden/>
              </w:rPr>
              <w:fldChar w:fldCharType="begin"/>
            </w:r>
            <w:r>
              <w:rPr>
                <w:webHidden/>
              </w:rPr>
              <w:instrText xml:space="preserve"> PAGEREF _Toc231047682 \h </w:instrText>
            </w:r>
          </w:ins>
          <w:r>
            <w:rPr>
              <w:webHidden/>
            </w:rPr>
          </w:r>
          <w:r>
            <w:rPr>
              <w:webHidden/>
            </w:rPr>
            <w:fldChar w:fldCharType="separate"/>
          </w:r>
          <w:ins w:id="153" w:author="R" w:date="2026-05-30T15:33:00Z">
            <w:r>
              <w:rPr>
                <w:webHidden/>
              </w:rPr>
              <w:t>16</w:t>
            </w:r>
            <w:r>
              <w:rPr>
                <w:webHidden/>
              </w:rPr>
              <w:fldChar w:fldCharType="end"/>
            </w:r>
            <w:r w:rsidRPr="004900CE">
              <w:rPr>
                <w:rStyle w:val="Hyperlink"/>
              </w:rPr>
              <w:fldChar w:fldCharType="end"/>
            </w:r>
          </w:ins>
        </w:p>
        <w:p w14:paraId="513A255F" w14:textId="7262B19C" w:rsidR="0015037F" w:rsidRDefault="0015037F">
          <w:pPr>
            <w:pStyle w:val="TOC1"/>
            <w:rPr>
              <w:ins w:id="154" w:author="R" w:date="2026-05-30T15:33:00Z"/>
              <w:rFonts w:asciiTheme="minorHAnsi" w:eastAsiaTheme="minorEastAsia" w:hAnsiTheme="minorHAnsi"/>
            </w:rPr>
            <w:pPrChange w:id="155" w:author="R" w:date="2026-05-30T15:39:00Z">
              <w:pPr>
                <w:pStyle w:val="TOC1"/>
                <w:bidi w:val="0"/>
              </w:pPr>
            </w:pPrChange>
          </w:pPr>
          <w:ins w:id="156" w:author="R" w:date="2026-05-30T15:33:00Z">
            <w:r w:rsidRPr="004900CE">
              <w:rPr>
                <w:rStyle w:val="Hyperlink"/>
              </w:rPr>
              <w:fldChar w:fldCharType="begin"/>
            </w:r>
            <w:r w:rsidRPr="004900CE">
              <w:rPr>
                <w:rStyle w:val="Hyperlink"/>
              </w:rPr>
              <w:instrText xml:space="preserve"> </w:instrText>
            </w:r>
            <w:r>
              <w:instrText>HYPERLINK \l "_Toc231047683"</w:instrText>
            </w:r>
            <w:r w:rsidRPr="004900CE">
              <w:rPr>
                <w:rStyle w:val="Hyperlink"/>
              </w:rPr>
              <w:instrText xml:space="preserve"> </w:instrText>
            </w:r>
            <w:r w:rsidRPr="004900CE">
              <w:rPr>
                <w:rStyle w:val="Hyperlink"/>
              </w:rPr>
              <w:fldChar w:fldCharType="separate"/>
            </w:r>
            <w:r w:rsidRPr="004900CE">
              <w:rPr>
                <w:rStyle w:val="Hyperlink"/>
                <w:rFonts w:cs="B Nazanin"/>
                <w:b/>
                <w:bCs/>
                <w:rtl/>
                <w:lang w:bidi="fa-IR"/>
              </w:rPr>
              <w:t>3-4-</w:t>
            </w:r>
            <w:r w:rsidRPr="004900CE">
              <w:rPr>
                <w:rStyle w:val="Hyperlink"/>
                <w:rFonts w:cs="B Nazanin" w:hint="eastAsia"/>
                <w:b/>
                <w:bCs/>
                <w:rtl/>
                <w:lang w:bidi="fa-IR"/>
              </w:rPr>
              <w:t>استراتژ</w:t>
            </w:r>
            <w:r w:rsidRPr="004900CE">
              <w:rPr>
                <w:rStyle w:val="Hyperlink"/>
                <w:rFonts w:cs="B Nazanin" w:hint="cs"/>
                <w:b/>
                <w:bCs/>
                <w:rtl/>
                <w:lang w:bidi="fa-IR"/>
              </w:rPr>
              <w:t>ی</w:t>
            </w:r>
            <w:r w:rsidRPr="004900CE">
              <w:rPr>
                <w:rStyle w:val="Hyperlink"/>
                <w:rFonts w:cs="B Nazanin"/>
                <w:b/>
                <w:bCs/>
                <w:rtl/>
                <w:lang w:bidi="fa-IR"/>
              </w:rPr>
              <w:t xml:space="preserve"> </w:t>
            </w:r>
            <w:r w:rsidRPr="004900CE">
              <w:rPr>
                <w:rStyle w:val="Hyperlink"/>
                <w:rFonts w:cs="B Nazanin" w:hint="eastAsia"/>
                <w:b/>
                <w:bCs/>
                <w:rtl/>
                <w:lang w:bidi="fa-IR"/>
              </w:rPr>
              <w:t>نها</w:t>
            </w:r>
            <w:r w:rsidRPr="004900CE">
              <w:rPr>
                <w:rStyle w:val="Hyperlink"/>
                <w:rFonts w:cs="B Nazanin" w:hint="cs"/>
                <w:b/>
                <w:bCs/>
                <w:rtl/>
                <w:lang w:bidi="fa-IR"/>
              </w:rPr>
              <w:t>یی</w:t>
            </w:r>
            <w:r w:rsidRPr="004900CE">
              <w:rPr>
                <w:rStyle w:val="Hyperlink"/>
                <w:rFonts w:cs="B Nazanin"/>
                <w:b/>
                <w:bCs/>
                <w:rtl/>
                <w:lang w:bidi="fa-IR"/>
              </w:rPr>
              <w:t xml:space="preserve"> </w:t>
            </w:r>
            <w:r w:rsidRPr="004900CE">
              <w:rPr>
                <w:rStyle w:val="Hyperlink"/>
                <w:rFonts w:cs="B Nazanin" w:hint="eastAsia"/>
                <w:b/>
                <w:bCs/>
                <w:rtl/>
                <w:lang w:bidi="fa-IR"/>
              </w:rPr>
              <w:t>پ</w:t>
            </w:r>
            <w:r w:rsidRPr="004900CE">
              <w:rPr>
                <w:rStyle w:val="Hyperlink"/>
                <w:rFonts w:cs="B Nazanin" w:hint="cs"/>
                <w:b/>
                <w:bCs/>
                <w:rtl/>
                <w:lang w:bidi="fa-IR"/>
              </w:rPr>
              <w:t>ی</w:t>
            </w:r>
            <w:r w:rsidRPr="004900CE">
              <w:rPr>
                <w:rStyle w:val="Hyperlink"/>
                <w:rFonts w:cs="B Nazanin" w:hint="eastAsia"/>
                <w:b/>
                <w:bCs/>
                <w:rtl/>
                <w:lang w:bidi="fa-IR"/>
              </w:rPr>
              <w:t>ش‌پردازش</w:t>
            </w:r>
            <w:r w:rsidRPr="004900CE">
              <w:rPr>
                <w:rStyle w:val="Hyperlink"/>
                <w:rFonts w:cs="B Nazanin"/>
                <w:b/>
                <w:bCs/>
                <w:rtl/>
                <w:lang w:bidi="fa-IR"/>
              </w:rPr>
              <w:t xml:space="preserve"> </w:t>
            </w:r>
            <w:r w:rsidRPr="004900CE">
              <w:rPr>
                <w:rStyle w:val="Hyperlink"/>
                <w:rFonts w:cs="B Nazanin" w:hint="eastAsia"/>
                <w:b/>
                <w:bCs/>
                <w:rtl/>
                <w:lang w:bidi="fa-IR"/>
              </w:rPr>
              <w:t>داده</w:t>
            </w:r>
            <w:r>
              <w:rPr>
                <w:webHidden/>
              </w:rPr>
              <w:tab/>
            </w:r>
            <w:r>
              <w:rPr>
                <w:webHidden/>
              </w:rPr>
              <w:fldChar w:fldCharType="begin"/>
            </w:r>
            <w:r>
              <w:rPr>
                <w:webHidden/>
              </w:rPr>
              <w:instrText xml:space="preserve"> PAGEREF _Toc231047683 \h </w:instrText>
            </w:r>
          </w:ins>
          <w:r>
            <w:rPr>
              <w:webHidden/>
            </w:rPr>
          </w:r>
          <w:r>
            <w:rPr>
              <w:webHidden/>
            </w:rPr>
            <w:fldChar w:fldCharType="separate"/>
          </w:r>
          <w:ins w:id="157" w:author="R" w:date="2026-05-30T15:33:00Z">
            <w:r>
              <w:rPr>
                <w:webHidden/>
              </w:rPr>
              <w:t>16</w:t>
            </w:r>
            <w:r>
              <w:rPr>
                <w:webHidden/>
              </w:rPr>
              <w:fldChar w:fldCharType="end"/>
            </w:r>
            <w:r w:rsidRPr="004900CE">
              <w:rPr>
                <w:rStyle w:val="Hyperlink"/>
              </w:rPr>
              <w:fldChar w:fldCharType="end"/>
            </w:r>
          </w:ins>
        </w:p>
        <w:p w14:paraId="3EB89D88" w14:textId="3D31C4AD" w:rsidR="0015037F" w:rsidRDefault="0015037F">
          <w:pPr>
            <w:pStyle w:val="TOC1"/>
            <w:rPr>
              <w:ins w:id="158" w:author="R" w:date="2026-05-30T15:33:00Z"/>
              <w:rFonts w:asciiTheme="minorHAnsi" w:eastAsiaTheme="minorEastAsia" w:hAnsiTheme="minorHAnsi"/>
            </w:rPr>
            <w:pPrChange w:id="159" w:author="R" w:date="2026-05-30T15:39:00Z">
              <w:pPr>
                <w:pStyle w:val="TOC1"/>
                <w:bidi w:val="0"/>
              </w:pPr>
            </w:pPrChange>
          </w:pPr>
          <w:ins w:id="160" w:author="R" w:date="2026-05-30T15:33:00Z">
            <w:r w:rsidRPr="004900CE">
              <w:rPr>
                <w:rStyle w:val="Hyperlink"/>
              </w:rPr>
              <w:fldChar w:fldCharType="begin"/>
            </w:r>
            <w:r w:rsidRPr="004900CE">
              <w:rPr>
                <w:rStyle w:val="Hyperlink"/>
              </w:rPr>
              <w:instrText xml:space="preserve"> </w:instrText>
            </w:r>
            <w:r>
              <w:instrText>HYPERLINK \l "_Toc231047684"</w:instrText>
            </w:r>
            <w:r w:rsidRPr="004900CE">
              <w:rPr>
                <w:rStyle w:val="Hyperlink"/>
              </w:rPr>
              <w:instrText xml:space="preserve"> </w:instrText>
            </w:r>
            <w:r w:rsidRPr="004900CE">
              <w:rPr>
                <w:rStyle w:val="Hyperlink"/>
              </w:rPr>
              <w:fldChar w:fldCharType="separate"/>
            </w:r>
            <w:r w:rsidRPr="004900CE">
              <w:rPr>
                <w:rStyle w:val="Hyperlink"/>
                <w:rFonts w:cs="B Nazanin"/>
                <w:b/>
                <w:bCs/>
                <w:rtl/>
                <w:lang w:bidi="fa-IR"/>
              </w:rPr>
              <w:t>4-</w:t>
            </w:r>
            <w:r w:rsidRPr="004900CE">
              <w:rPr>
                <w:rStyle w:val="Hyperlink"/>
                <w:rFonts w:cs="B Nazanin" w:hint="eastAsia"/>
                <w:b/>
                <w:bCs/>
                <w:rtl/>
                <w:lang w:bidi="fa-IR"/>
              </w:rPr>
              <w:t>نت</w:t>
            </w:r>
            <w:r w:rsidRPr="004900CE">
              <w:rPr>
                <w:rStyle w:val="Hyperlink"/>
                <w:rFonts w:cs="B Nazanin" w:hint="cs"/>
                <w:b/>
                <w:bCs/>
                <w:rtl/>
                <w:lang w:bidi="fa-IR"/>
              </w:rPr>
              <w:t>ی</w:t>
            </w:r>
            <w:r w:rsidRPr="004900CE">
              <w:rPr>
                <w:rStyle w:val="Hyperlink"/>
                <w:rFonts w:cs="B Nazanin" w:hint="eastAsia"/>
                <w:b/>
                <w:bCs/>
                <w:rtl/>
                <w:lang w:bidi="fa-IR"/>
              </w:rPr>
              <w:t>جه‌گ</w:t>
            </w:r>
            <w:r w:rsidRPr="004900CE">
              <w:rPr>
                <w:rStyle w:val="Hyperlink"/>
                <w:rFonts w:cs="B Nazanin" w:hint="cs"/>
                <w:b/>
                <w:bCs/>
                <w:rtl/>
                <w:lang w:bidi="fa-IR"/>
              </w:rPr>
              <w:t>ی</w:t>
            </w:r>
            <w:r w:rsidRPr="004900CE">
              <w:rPr>
                <w:rStyle w:val="Hyperlink"/>
                <w:rFonts w:cs="B Nazanin" w:hint="eastAsia"/>
                <w:b/>
                <w:bCs/>
                <w:rtl/>
                <w:lang w:bidi="fa-IR"/>
              </w:rPr>
              <w:t>ر</w:t>
            </w:r>
            <w:r w:rsidRPr="004900CE">
              <w:rPr>
                <w:rStyle w:val="Hyperlink"/>
                <w:rFonts w:cs="B Nazanin" w:hint="cs"/>
                <w:b/>
                <w:bCs/>
                <w:rtl/>
                <w:lang w:bidi="fa-IR"/>
              </w:rPr>
              <w:t>ی</w:t>
            </w:r>
            <w:r w:rsidRPr="004900CE">
              <w:rPr>
                <w:rStyle w:val="Hyperlink"/>
                <w:rFonts w:cs="B Nazanin"/>
                <w:b/>
                <w:bCs/>
                <w:rtl/>
                <w:lang w:bidi="fa-IR"/>
              </w:rPr>
              <w:t xml:space="preserve"> </w:t>
            </w:r>
            <w:r w:rsidRPr="004900CE">
              <w:rPr>
                <w:rStyle w:val="Hyperlink"/>
                <w:rFonts w:cs="B Nazanin" w:hint="eastAsia"/>
                <w:b/>
                <w:bCs/>
                <w:rtl/>
                <w:lang w:bidi="fa-IR"/>
              </w:rPr>
              <w:t>و</w:t>
            </w:r>
            <w:r w:rsidRPr="004900CE">
              <w:rPr>
                <w:rStyle w:val="Hyperlink"/>
                <w:rFonts w:cs="B Nazanin"/>
                <w:b/>
                <w:bCs/>
                <w:rtl/>
                <w:lang w:bidi="fa-IR"/>
              </w:rPr>
              <w:t xml:space="preserve"> </w:t>
            </w:r>
            <w:r w:rsidRPr="004900CE">
              <w:rPr>
                <w:rStyle w:val="Hyperlink"/>
                <w:rFonts w:cs="B Nazanin" w:hint="eastAsia"/>
                <w:b/>
                <w:bCs/>
                <w:rtl/>
                <w:lang w:bidi="fa-IR"/>
              </w:rPr>
              <w:t>پ</w:t>
            </w:r>
            <w:r w:rsidRPr="004900CE">
              <w:rPr>
                <w:rStyle w:val="Hyperlink"/>
                <w:rFonts w:cs="B Nazanin" w:hint="cs"/>
                <w:b/>
                <w:bCs/>
                <w:rtl/>
                <w:lang w:bidi="fa-IR"/>
              </w:rPr>
              <w:t>ی</w:t>
            </w:r>
            <w:r w:rsidRPr="004900CE">
              <w:rPr>
                <w:rStyle w:val="Hyperlink"/>
                <w:rFonts w:cs="B Nazanin" w:hint="eastAsia"/>
                <w:b/>
                <w:bCs/>
                <w:rtl/>
                <w:lang w:bidi="fa-IR"/>
              </w:rPr>
              <w:t>شنهادها</w:t>
            </w:r>
            <w:r>
              <w:rPr>
                <w:webHidden/>
              </w:rPr>
              <w:tab/>
            </w:r>
            <w:r>
              <w:rPr>
                <w:webHidden/>
              </w:rPr>
              <w:fldChar w:fldCharType="begin"/>
            </w:r>
            <w:r>
              <w:rPr>
                <w:webHidden/>
              </w:rPr>
              <w:instrText xml:space="preserve"> PAGEREF _Toc231047684 \h </w:instrText>
            </w:r>
          </w:ins>
          <w:r>
            <w:rPr>
              <w:webHidden/>
            </w:rPr>
          </w:r>
          <w:r>
            <w:rPr>
              <w:webHidden/>
            </w:rPr>
            <w:fldChar w:fldCharType="separate"/>
          </w:r>
          <w:ins w:id="161" w:author="R" w:date="2026-05-30T15:33:00Z">
            <w:r>
              <w:rPr>
                <w:webHidden/>
              </w:rPr>
              <w:t>17</w:t>
            </w:r>
            <w:r>
              <w:rPr>
                <w:webHidden/>
              </w:rPr>
              <w:fldChar w:fldCharType="end"/>
            </w:r>
            <w:r w:rsidRPr="004900CE">
              <w:rPr>
                <w:rStyle w:val="Hyperlink"/>
              </w:rPr>
              <w:fldChar w:fldCharType="end"/>
            </w:r>
          </w:ins>
        </w:p>
        <w:p w14:paraId="19925687" w14:textId="3E0393A5" w:rsidR="00061FB7" w:rsidDel="00FE6937" w:rsidRDefault="00F05CB9">
          <w:pPr>
            <w:pStyle w:val="TOC1"/>
            <w:rPr>
              <w:del w:id="162" w:author="R" w:date="2026-05-30T09:32:00Z"/>
              <w:rFonts w:asciiTheme="minorHAnsi" w:eastAsiaTheme="minorEastAsia" w:hAnsiTheme="minorHAnsi"/>
            </w:rPr>
            <w:pPrChange w:id="163" w:author="R" w:date="2026-05-30T15:39:00Z">
              <w:pPr>
                <w:pStyle w:val="TOC1"/>
              </w:pPr>
            </w:pPrChange>
          </w:pPr>
          <w:del w:id="164" w:author="R" w:date="2026-05-30T09:32:00Z">
            <w:r w:rsidDel="00FE6937">
              <w:fldChar w:fldCharType="begin"/>
            </w:r>
            <w:r w:rsidDel="00FE6937">
              <w:delInstrText xml:space="preserve"> HYPERLINK \l "_Toc230867066" </w:delInstrText>
            </w:r>
            <w:r w:rsidDel="00FE6937">
              <w:fldChar w:fldCharType="separate"/>
            </w:r>
          </w:del>
          <w:ins w:id="165" w:author="R" w:date="2026-05-30T15:33:00Z">
            <w:r w:rsidR="0015037F">
              <w:rPr>
                <w:b/>
                <w:bCs/>
              </w:rPr>
              <w:t>Error! Hyperlink reference not valid.</w:t>
            </w:r>
          </w:ins>
          <w:del w:id="166" w:author="R" w:date="2026-05-30T09:32:00Z">
            <w:r w:rsidR="00061FB7" w:rsidRPr="00330B23" w:rsidDel="00FE6937">
              <w:rPr>
                <w:rStyle w:val="Hyperlink"/>
                <w:rFonts w:cs="B Nazanin"/>
                <w:b/>
                <w:bCs/>
                <w:rtl/>
                <w:lang w:bidi="fa-IR"/>
              </w:rPr>
              <w:delText>0-مقدمه</w:delText>
            </w:r>
            <w:r w:rsidR="00061FB7" w:rsidDel="00FE6937">
              <w:rPr>
                <w:webHidden/>
              </w:rPr>
              <w:tab/>
            </w:r>
            <w:r w:rsidR="00061FB7" w:rsidDel="00FE6937">
              <w:rPr>
                <w:webHidden/>
              </w:rPr>
              <w:fldChar w:fldCharType="begin"/>
            </w:r>
            <w:r w:rsidR="00061FB7" w:rsidDel="00FE6937">
              <w:rPr>
                <w:webHidden/>
              </w:rPr>
              <w:delInstrText xml:space="preserve"> PAGEREF _Toc230867066 \h </w:delInstrText>
            </w:r>
            <w:r w:rsidR="00061FB7" w:rsidDel="00FE6937">
              <w:rPr>
                <w:webHidden/>
              </w:rPr>
            </w:r>
            <w:r w:rsidR="00061FB7" w:rsidDel="00FE6937">
              <w:rPr>
                <w:webHidden/>
              </w:rPr>
              <w:fldChar w:fldCharType="separate"/>
            </w:r>
            <w:r w:rsidR="00061FB7" w:rsidDel="00FE6937">
              <w:rPr>
                <w:webHidden/>
              </w:rPr>
              <w:delText>5</w:delText>
            </w:r>
            <w:r w:rsidR="00061FB7" w:rsidDel="00FE6937">
              <w:rPr>
                <w:webHidden/>
              </w:rPr>
              <w:fldChar w:fldCharType="end"/>
            </w:r>
            <w:r w:rsidDel="00FE6937">
              <w:fldChar w:fldCharType="end"/>
            </w:r>
          </w:del>
        </w:p>
        <w:p w14:paraId="1E0E2F5E" w14:textId="0EBEC7E6" w:rsidR="00061FB7" w:rsidDel="00FE6937" w:rsidRDefault="00F05CB9">
          <w:pPr>
            <w:pStyle w:val="TOC1"/>
            <w:rPr>
              <w:del w:id="167" w:author="R" w:date="2026-05-30T09:32:00Z"/>
              <w:rFonts w:asciiTheme="minorHAnsi" w:eastAsiaTheme="minorEastAsia" w:hAnsiTheme="minorHAnsi"/>
            </w:rPr>
            <w:pPrChange w:id="168" w:author="R" w:date="2026-05-30T15:39:00Z">
              <w:pPr>
                <w:pStyle w:val="TOC1"/>
              </w:pPr>
            </w:pPrChange>
          </w:pPr>
          <w:del w:id="169" w:author="R" w:date="2026-05-30T09:32:00Z">
            <w:r w:rsidDel="00FE6937">
              <w:fldChar w:fldCharType="begin"/>
            </w:r>
            <w:r w:rsidDel="00FE6937">
              <w:delInstrText xml:space="preserve"> HYPERLINK \l "_Toc230867067" </w:delInstrText>
            </w:r>
            <w:r w:rsidDel="00FE6937">
              <w:fldChar w:fldCharType="separate"/>
            </w:r>
          </w:del>
          <w:ins w:id="170" w:author="R" w:date="2026-05-30T15:33:00Z">
            <w:r w:rsidR="0015037F">
              <w:rPr>
                <w:b/>
                <w:bCs/>
              </w:rPr>
              <w:t>Error! Hyperlink reference not valid.</w:t>
            </w:r>
          </w:ins>
          <w:del w:id="171" w:author="R" w:date="2026-05-30T09:32:00Z">
            <w:r w:rsidR="00061FB7" w:rsidRPr="00330B23" w:rsidDel="00FE6937">
              <w:rPr>
                <w:rStyle w:val="Hyperlink"/>
                <w:rFonts w:cs="B Nazanin"/>
                <w:b/>
                <w:bCs/>
                <w:rtl/>
                <w:lang w:bidi="fa-IR"/>
              </w:rPr>
              <w:delText>1-روش شناس</w:delText>
            </w:r>
            <w:r w:rsidR="00061FB7" w:rsidRPr="00330B23" w:rsidDel="00FE6937">
              <w:rPr>
                <w:rStyle w:val="Hyperlink"/>
                <w:rFonts w:cs="B Nazanin" w:hint="cs"/>
                <w:b/>
                <w:bCs/>
                <w:rtl/>
                <w:lang w:bidi="fa-IR"/>
              </w:rPr>
              <w:delText>ی</w:delText>
            </w:r>
            <w:r w:rsidR="00061FB7" w:rsidDel="00FE6937">
              <w:rPr>
                <w:webHidden/>
              </w:rPr>
              <w:tab/>
            </w:r>
            <w:r w:rsidR="00061FB7" w:rsidDel="00FE6937">
              <w:rPr>
                <w:webHidden/>
              </w:rPr>
              <w:fldChar w:fldCharType="begin"/>
            </w:r>
            <w:r w:rsidR="00061FB7" w:rsidDel="00FE6937">
              <w:rPr>
                <w:webHidden/>
              </w:rPr>
              <w:delInstrText xml:space="preserve"> PAGEREF _Toc230867067 \h </w:delInstrText>
            </w:r>
            <w:r w:rsidR="00061FB7" w:rsidDel="00FE6937">
              <w:rPr>
                <w:webHidden/>
              </w:rPr>
            </w:r>
            <w:r w:rsidR="00061FB7" w:rsidDel="00FE6937">
              <w:rPr>
                <w:webHidden/>
              </w:rPr>
              <w:fldChar w:fldCharType="separate"/>
            </w:r>
            <w:r w:rsidR="00061FB7" w:rsidDel="00FE6937">
              <w:rPr>
                <w:webHidden/>
              </w:rPr>
              <w:delText>6</w:delText>
            </w:r>
            <w:r w:rsidR="00061FB7" w:rsidDel="00FE6937">
              <w:rPr>
                <w:webHidden/>
              </w:rPr>
              <w:fldChar w:fldCharType="end"/>
            </w:r>
            <w:r w:rsidDel="00FE6937">
              <w:fldChar w:fldCharType="end"/>
            </w:r>
          </w:del>
        </w:p>
        <w:p w14:paraId="213BF713" w14:textId="615EE18B" w:rsidR="00061FB7" w:rsidDel="00FE6937" w:rsidRDefault="00F05CB9">
          <w:pPr>
            <w:pStyle w:val="TOC1"/>
            <w:rPr>
              <w:del w:id="172" w:author="R" w:date="2026-05-30T09:32:00Z"/>
              <w:rFonts w:asciiTheme="minorHAnsi" w:eastAsiaTheme="minorEastAsia" w:hAnsiTheme="minorHAnsi"/>
            </w:rPr>
            <w:pPrChange w:id="173" w:author="R" w:date="2026-05-30T15:39:00Z">
              <w:pPr>
                <w:pStyle w:val="TOC1"/>
              </w:pPr>
            </w:pPrChange>
          </w:pPr>
          <w:del w:id="174" w:author="R" w:date="2026-05-30T09:32:00Z">
            <w:r w:rsidDel="00FE6937">
              <w:fldChar w:fldCharType="begin"/>
            </w:r>
            <w:r w:rsidDel="00FE6937">
              <w:delInstrText xml:space="preserve"> HYPERLINK \l "_Toc230867068" </w:delInstrText>
            </w:r>
            <w:r w:rsidDel="00FE6937">
              <w:fldChar w:fldCharType="separate"/>
            </w:r>
          </w:del>
          <w:ins w:id="175" w:author="R" w:date="2026-05-30T15:33:00Z">
            <w:r w:rsidR="0015037F">
              <w:rPr>
                <w:b/>
                <w:bCs/>
              </w:rPr>
              <w:t>Error! Hyperlink reference not valid.</w:t>
            </w:r>
          </w:ins>
          <w:del w:id="176" w:author="R" w:date="2026-05-30T09:32:00Z">
            <w:r w:rsidR="00061FB7" w:rsidRPr="00330B23" w:rsidDel="00FE6937">
              <w:rPr>
                <w:rStyle w:val="Hyperlink"/>
                <w:rFonts w:cs="B Nazanin"/>
                <w:b/>
                <w:bCs/>
                <w:rtl/>
                <w:lang w:bidi="fa-IR"/>
              </w:rPr>
              <w:delText>2-تحل</w:delText>
            </w:r>
            <w:r w:rsidR="00061FB7" w:rsidRPr="00330B23" w:rsidDel="00FE6937">
              <w:rPr>
                <w:rStyle w:val="Hyperlink"/>
                <w:rFonts w:cs="B Nazanin" w:hint="cs"/>
                <w:b/>
                <w:bCs/>
                <w:rtl/>
                <w:lang w:bidi="fa-IR"/>
              </w:rPr>
              <w:delText>ی</w:delText>
            </w:r>
            <w:r w:rsidR="00061FB7" w:rsidRPr="00330B23" w:rsidDel="00FE6937">
              <w:rPr>
                <w:rStyle w:val="Hyperlink"/>
                <w:rFonts w:cs="B Nazanin" w:hint="eastAsia"/>
                <w:b/>
                <w:bCs/>
                <w:rtl/>
                <w:lang w:bidi="fa-IR"/>
              </w:rPr>
              <w:delText>ل</w:delText>
            </w:r>
            <w:r w:rsidR="00061FB7" w:rsidRPr="00330B23" w:rsidDel="00FE6937">
              <w:rPr>
                <w:rStyle w:val="Hyperlink"/>
                <w:rFonts w:cs="B Nazanin"/>
                <w:b/>
                <w:bCs/>
                <w:rtl/>
                <w:lang w:bidi="fa-IR"/>
              </w:rPr>
              <w:delText xml:space="preserve"> ک</w:delText>
            </w:r>
            <w:r w:rsidR="00061FB7" w:rsidRPr="00330B23" w:rsidDel="00FE6937">
              <w:rPr>
                <w:rStyle w:val="Hyperlink"/>
                <w:rFonts w:cs="B Nazanin" w:hint="cs"/>
                <w:b/>
                <w:bCs/>
                <w:rtl/>
                <w:lang w:bidi="fa-IR"/>
              </w:rPr>
              <w:delText>ی</w:delText>
            </w:r>
            <w:r w:rsidR="00061FB7" w:rsidRPr="00330B23" w:rsidDel="00FE6937">
              <w:rPr>
                <w:rStyle w:val="Hyperlink"/>
                <w:rFonts w:cs="B Nazanin" w:hint="eastAsia"/>
                <w:b/>
                <w:bCs/>
                <w:rtl/>
                <w:lang w:bidi="fa-IR"/>
              </w:rPr>
              <w:delText>ف</w:delText>
            </w:r>
            <w:r w:rsidR="00061FB7" w:rsidRPr="00330B23" w:rsidDel="00FE6937">
              <w:rPr>
                <w:rStyle w:val="Hyperlink"/>
                <w:rFonts w:cs="B Nazanin" w:hint="cs"/>
                <w:b/>
                <w:bCs/>
                <w:rtl/>
                <w:lang w:bidi="fa-IR"/>
              </w:rPr>
              <w:delText>ی</w:delText>
            </w:r>
            <w:r w:rsidR="00061FB7" w:rsidRPr="00330B23" w:rsidDel="00FE6937">
              <w:rPr>
                <w:rStyle w:val="Hyperlink"/>
                <w:rFonts w:cs="B Nazanin" w:hint="eastAsia"/>
                <w:b/>
                <w:bCs/>
                <w:rtl/>
                <w:lang w:bidi="fa-IR"/>
              </w:rPr>
              <w:delText>ت</w:delText>
            </w:r>
            <w:r w:rsidR="00061FB7" w:rsidRPr="00330B23" w:rsidDel="00FE6937">
              <w:rPr>
                <w:rStyle w:val="Hyperlink"/>
                <w:rFonts w:cs="B Nazanin"/>
                <w:b/>
                <w:bCs/>
                <w:rtl/>
                <w:lang w:bidi="fa-IR"/>
              </w:rPr>
              <w:delText xml:space="preserve"> داده‌ها</w:delText>
            </w:r>
            <w:r w:rsidR="00061FB7" w:rsidDel="00FE6937">
              <w:rPr>
                <w:webHidden/>
              </w:rPr>
              <w:tab/>
            </w:r>
            <w:r w:rsidR="00061FB7" w:rsidDel="00FE6937">
              <w:rPr>
                <w:webHidden/>
              </w:rPr>
              <w:fldChar w:fldCharType="begin"/>
            </w:r>
            <w:r w:rsidR="00061FB7" w:rsidDel="00FE6937">
              <w:rPr>
                <w:webHidden/>
              </w:rPr>
              <w:delInstrText xml:space="preserve"> PAGEREF _Toc230867068 \h </w:delInstrText>
            </w:r>
            <w:r w:rsidR="00061FB7" w:rsidDel="00FE6937">
              <w:rPr>
                <w:webHidden/>
              </w:rPr>
            </w:r>
            <w:r w:rsidR="00061FB7" w:rsidDel="00FE6937">
              <w:rPr>
                <w:webHidden/>
              </w:rPr>
              <w:fldChar w:fldCharType="separate"/>
            </w:r>
            <w:r w:rsidR="00061FB7" w:rsidDel="00FE6937">
              <w:rPr>
                <w:webHidden/>
              </w:rPr>
              <w:delText>7</w:delText>
            </w:r>
            <w:r w:rsidR="00061FB7" w:rsidDel="00FE6937">
              <w:rPr>
                <w:webHidden/>
              </w:rPr>
              <w:fldChar w:fldCharType="end"/>
            </w:r>
            <w:r w:rsidDel="00FE6937">
              <w:fldChar w:fldCharType="end"/>
            </w:r>
          </w:del>
        </w:p>
        <w:p w14:paraId="14826A26" w14:textId="55834B61" w:rsidR="00061FB7" w:rsidDel="00FE6937" w:rsidRDefault="00F05CB9" w:rsidP="00732382">
          <w:pPr>
            <w:pStyle w:val="TOC2"/>
            <w:rPr>
              <w:del w:id="177" w:author="R" w:date="2026-05-30T09:32:00Z"/>
              <w:rFonts w:asciiTheme="minorHAnsi" w:eastAsiaTheme="minorEastAsia" w:hAnsiTheme="minorHAnsi"/>
            </w:rPr>
          </w:pPr>
          <w:del w:id="178" w:author="R" w:date="2026-05-30T09:32:00Z">
            <w:r w:rsidDel="00FE6937">
              <w:fldChar w:fldCharType="begin"/>
            </w:r>
            <w:r w:rsidDel="00FE6937">
              <w:delInstrText xml:space="preserve"> HYPERLINK \l "_Toc230867069" </w:delInstrText>
            </w:r>
            <w:r w:rsidDel="00FE6937">
              <w:fldChar w:fldCharType="separate"/>
            </w:r>
          </w:del>
          <w:ins w:id="179" w:author="R" w:date="2026-05-30T15:33:00Z">
            <w:r w:rsidR="0015037F">
              <w:rPr>
                <w:b/>
                <w:bCs/>
              </w:rPr>
              <w:t>Error! Hyperlink reference not valid.</w:t>
            </w:r>
          </w:ins>
          <w:del w:id="180" w:author="R" w:date="2026-05-30T09:32:00Z">
            <w:r w:rsidR="00061FB7" w:rsidRPr="00330B23" w:rsidDel="00FE6937">
              <w:rPr>
                <w:rStyle w:val="Hyperlink"/>
                <w:rFonts w:cs="B Nazanin"/>
                <w:b/>
                <w:bCs/>
                <w:rtl/>
                <w:lang w:bidi="fa-IR"/>
              </w:rPr>
              <w:delText>2-1-شناسا</w:delText>
            </w:r>
            <w:r w:rsidR="00061FB7" w:rsidRPr="00330B23" w:rsidDel="00FE6937">
              <w:rPr>
                <w:rStyle w:val="Hyperlink"/>
                <w:rFonts w:cs="B Nazanin" w:hint="cs"/>
                <w:b/>
                <w:bCs/>
                <w:rtl/>
                <w:lang w:bidi="fa-IR"/>
              </w:rPr>
              <w:delText>یی</w:delText>
            </w:r>
            <w:r w:rsidR="00061FB7" w:rsidRPr="00330B23" w:rsidDel="00FE6937">
              <w:rPr>
                <w:rStyle w:val="Hyperlink"/>
                <w:rFonts w:cs="B Nazanin"/>
                <w:b/>
                <w:bCs/>
                <w:rtl/>
                <w:lang w:bidi="fa-IR"/>
              </w:rPr>
              <w:delText xml:space="preserve"> و بررس</w:delText>
            </w:r>
            <w:r w:rsidR="00061FB7" w:rsidRPr="00330B23" w:rsidDel="00FE6937">
              <w:rPr>
                <w:rStyle w:val="Hyperlink"/>
                <w:rFonts w:cs="B Nazanin" w:hint="cs"/>
                <w:b/>
                <w:bCs/>
                <w:rtl/>
                <w:lang w:bidi="fa-IR"/>
              </w:rPr>
              <w:delText>ی</w:delText>
            </w:r>
            <w:r w:rsidR="00061FB7" w:rsidRPr="00330B23" w:rsidDel="00FE6937">
              <w:rPr>
                <w:rStyle w:val="Hyperlink"/>
                <w:rFonts w:cs="B Nazanin"/>
                <w:b/>
                <w:bCs/>
                <w:rtl/>
                <w:lang w:bidi="fa-IR"/>
              </w:rPr>
              <w:delText xml:space="preserve"> مقاد</w:delText>
            </w:r>
            <w:r w:rsidR="00061FB7" w:rsidRPr="00330B23" w:rsidDel="00FE6937">
              <w:rPr>
                <w:rStyle w:val="Hyperlink"/>
                <w:rFonts w:cs="B Nazanin" w:hint="cs"/>
                <w:b/>
                <w:bCs/>
                <w:rtl/>
                <w:lang w:bidi="fa-IR"/>
              </w:rPr>
              <w:delText>ی</w:delText>
            </w:r>
            <w:r w:rsidR="00061FB7" w:rsidRPr="00330B23" w:rsidDel="00FE6937">
              <w:rPr>
                <w:rStyle w:val="Hyperlink"/>
                <w:rFonts w:cs="B Nazanin" w:hint="eastAsia"/>
                <w:b/>
                <w:bCs/>
                <w:rtl/>
                <w:lang w:bidi="fa-IR"/>
              </w:rPr>
              <w:delText>ر</w:delText>
            </w:r>
            <w:r w:rsidR="00061FB7" w:rsidRPr="00330B23" w:rsidDel="00FE6937">
              <w:rPr>
                <w:rStyle w:val="Hyperlink"/>
                <w:rFonts w:cs="B Nazanin"/>
                <w:b/>
                <w:bCs/>
                <w:rtl/>
                <w:lang w:bidi="fa-IR"/>
              </w:rPr>
              <w:delText xml:space="preserve"> گمشده</w:delText>
            </w:r>
            <w:r w:rsidR="00061FB7" w:rsidDel="00FE6937">
              <w:rPr>
                <w:webHidden/>
              </w:rPr>
              <w:tab/>
            </w:r>
            <w:r w:rsidR="00061FB7" w:rsidDel="00FE6937">
              <w:rPr>
                <w:webHidden/>
              </w:rPr>
              <w:fldChar w:fldCharType="begin"/>
            </w:r>
            <w:r w:rsidR="00061FB7" w:rsidDel="00FE6937">
              <w:rPr>
                <w:webHidden/>
              </w:rPr>
              <w:delInstrText xml:space="preserve"> PAGEREF _Toc230867069 \h </w:delInstrText>
            </w:r>
            <w:r w:rsidR="00061FB7" w:rsidDel="00FE6937">
              <w:rPr>
                <w:webHidden/>
              </w:rPr>
            </w:r>
            <w:r w:rsidR="00061FB7" w:rsidDel="00FE6937">
              <w:rPr>
                <w:webHidden/>
              </w:rPr>
              <w:fldChar w:fldCharType="separate"/>
            </w:r>
            <w:r w:rsidR="00061FB7" w:rsidDel="00FE6937">
              <w:rPr>
                <w:webHidden/>
              </w:rPr>
              <w:delText>8</w:delText>
            </w:r>
            <w:r w:rsidR="00061FB7" w:rsidDel="00FE6937">
              <w:rPr>
                <w:webHidden/>
              </w:rPr>
              <w:fldChar w:fldCharType="end"/>
            </w:r>
            <w:r w:rsidDel="00FE6937">
              <w:fldChar w:fldCharType="end"/>
            </w:r>
          </w:del>
        </w:p>
        <w:p w14:paraId="6A2EE9E7" w14:textId="0B9431AA" w:rsidR="00061FB7" w:rsidDel="00FE6937" w:rsidRDefault="00F05CB9">
          <w:pPr>
            <w:pStyle w:val="TOC2"/>
            <w:rPr>
              <w:del w:id="181" w:author="R" w:date="2026-05-30T09:32:00Z"/>
              <w:rFonts w:asciiTheme="minorHAnsi" w:eastAsiaTheme="minorEastAsia" w:hAnsiTheme="minorHAnsi"/>
            </w:rPr>
            <w:pPrChange w:id="182" w:author="R" w:date="2026-05-30T15:39:00Z">
              <w:pPr>
                <w:pStyle w:val="TOC2"/>
              </w:pPr>
            </w:pPrChange>
          </w:pPr>
          <w:del w:id="183" w:author="R" w:date="2026-05-30T09:32:00Z">
            <w:r w:rsidDel="00FE6937">
              <w:fldChar w:fldCharType="begin"/>
            </w:r>
            <w:r w:rsidDel="00FE6937">
              <w:delInstrText xml:space="preserve"> HYPERLINK \l "_Toc230867070" </w:delInstrText>
            </w:r>
            <w:r w:rsidDel="00FE6937">
              <w:fldChar w:fldCharType="separate"/>
            </w:r>
          </w:del>
          <w:ins w:id="184" w:author="R" w:date="2026-05-30T15:33:00Z">
            <w:r w:rsidR="0015037F">
              <w:rPr>
                <w:b/>
                <w:bCs/>
              </w:rPr>
              <w:t>Error! Hyperlink reference not valid.</w:t>
            </w:r>
          </w:ins>
          <w:del w:id="185" w:author="R" w:date="2026-05-30T09:32:00Z">
            <w:r w:rsidR="00061FB7" w:rsidRPr="00330B23" w:rsidDel="00FE6937">
              <w:rPr>
                <w:rStyle w:val="Hyperlink"/>
                <w:rFonts w:cs="B Nazanin"/>
                <w:b/>
                <w:bCs/>
                <w:rtl/>
                <w:lang w:bidi="fa-IR"/>
              </w:rPr>
              <w:delText>2-2-شناسا</w:delText>
            </w:r>
            <w:r w:rsidR="00061FB7" w:rsidRPr="00330B23" w:rsidDel="00FE6937">
              <w:rPr>
                <w:rStyle w:val="Hyperlink"/>
                <w:rFonts w:cs="B Nazanin" w:hint="cs"/>
                <w:b/>
                <w:bCs/>
                <w:rtl/>
                <w:lang w:bidi="fa-IR"/>
              </w:rPr>
              <w:delText>یی</w:delText>
            </w:r>
            <w:r w:rsidR="00061FB7" w:rsidRPr="00330B23" w:rsidDel="00FE6937">
              <w:rPr>
                <w:rStyle w:val="Hyperlink"/>
                <w:rFonts w:cs="B Nazanin"/>
                <w:b/>
                <w:bCs/>
                <w:rtl/>
                <w:lang w:bidi="fa-IR"/>
              </w:rPr>
              <w:delText xml:space="preserve"> و بررس</w:delText>
            </w:r>
            <w:r w:rsidR="00061FB7" w:rsidRPr="00330B23" w:rsidDel="00FE6937">
              <w:rPr>
                <w:rStyle w:val="Hyperlink"/>
                <w:rFonts w:cs="B Nazanin" w:hint="cs"/>
                <w:b/>
                <w:bCs/>
                <w:rtl/>
                <w:lang w:bidi="fa-IR"/>
              </w:rPr>
              <w:delText>ی</w:delText>
            </w:r>
            <w:r w:rsidR="00061FB7" w:rsidRPr="00330B23" w:rsidDel="00FE6937">
              <w:rPr>
                <w:rStyle w:val="Hyperlink"/>
                <w:rFonts w:cs="B Nazanin"/>
                <w:b/>
                <w:bCs/>
                <w:rtl/>
                <w:lang w:bidi="fa-IR"/>
              </w:rPr>
              <w:delText xml:space="preserve"> مقاد</w:delText>
            </w:r>
            <w:r w:rsidR="00061FB7" w:rsidRPr="00330B23" w:rsidDel="00FE6937">
              <w:rPr>
                <w:rStyle w:val="Hyperlink"/>
                <w:rFonts w:cs="B Nazanin" w:hint="cs"/>
                <w:b/>
                <w:bCs/>
                <w:rtl/>
                <w:lang w:bidi="fa-IR"/>
              </w:rPr>
              <w:delText>ی</w:delText>
            </w:r>
            <w:r w:rsidR="00061FB7" w:rsidRPr="00330B23" w:rsidDel="00FE6937">
              <w:rPr>
                <w:rStyle w:val="Hyperlink"/>
                <w:rFonts w:cs="B Nazanin" w:hint="eastAsia"/>
                <w:b/>
                <w:bCs/>
                <w:rtl/>
                <w:lang w:bidi="fa-IR"/>
              </w:rPr>
              <w:delText>ر</w:delText>
            </w:r>
            <w:r w:rsidR="00061FB7" w:rsidRPr="00330B23" w:rsidDel="00FE6937">
              <w:rPr>
                <w:rStyle w:val="Hyperlink"/>
                <w:rFonts w:cs="B Nazanin"/>
                <w:b/>
                <w:bCs/>
                <w:rtl/>
                <w:lang w:bidi="fa-IR"/>
              </w:rPr>
              <w:delText xml:space="preserve"> منف</w:delText>
            </w:r>
            <w:r w:rsidR="00061FB7" w:rsidRPr="00330B23" w:rsidDel="00FE6937">
              <w:rPr>
                <w:rStyle w:val="Hyperlink"/>
                <w:rFonts w:cs="B Nazanin" w:hint="cs"/>
                <w:b/>
                <w:bCs/>
                <w:rtl/>
                <w:lang w:bidi="fa-IR"/>
              </w:rPr>
              <w:delText>ی</w:delText>
            </w:r>
            <w:r w:rsidR="00061FB7" w:rsidDel="00FE6937">
              <w:rPr>
                <w:webHidden/>
              </w:rPr>
              <w:tab/>
            </w:r>
            <w:r w:rsidR="00061FB7" w:rsidDel="00FE6937">
              <w:rPr>
                <w:webHidden/>
              </w:rPr>
              <w:fldChar w:fldCharType="begin"/>
            </w:r>
            <w:r w:rsidR="00061FB7" w:rsidDel="00FE6937">
              <w:rPr>
                <w:webHidden/>
              </w:rPr>
              <w:delInstrText xml:space="preserve"> PAGEREF _Toc230867070 \h </w:delInstrText>
            </w:r>
            <w:r w:rsidR="00061FB7" w:rsidDel="00FE6937">
              <w:rPr>
                <w:webHidden/>
              </w:rPr>
            </w:r>
            <w:r w:rsidR="00061FB7" w:rsidDel="00FE6937">
              <w:rPr>
                <w:webHidden/>
              </w:rPr>
              <w:fldChar w:fldCharType="separate"/>
            </w:r>
            <w:r w:rsidR="00061FB7" w:rsidDel="00FE6937">
              <w:rPr>
                <w:webHidden/>
              </w:rPr>
              <w:delText>11</w:delText>
            </w:r>
            <w:r w:rsidR="00061FB7" w:rsidDel="00FE6937">
              <w:rPr>
                <w:webHidden/>
              </w:rPr>
              <w:fldChar w:fldCharType="end"/>
            </w:r>
            <w:r w:rsidDel="00FE6937">
              <w:fldChar w:fldCharType="end"/>
            </w:r>
          </w:del>
        </w:p>
        <w:p w14:paraId="24D0224E" w14:textId="3476BB73" w:rsidR="00061FB7" w:rsidDel="00FE6937" w:rsidRDefault="00F05CB9">
          <w:pPr>
            <w:pStyle w:val="TOC2"/>
            <w:rPr>
              <w:del w:id="186" w:author="R" w:date="2026-05-30T09:32:00Z"/>
              <w:rFonts w:asciiTheme="minorHAnsi" w:eastAsiaTheme="minorEastAsia" w:hAnsiTheme="minorHAnsi"/>
            </w:rPr>
            <w:pPrChange w:id="187" w:author="R" w:date="2026-05-30T15:39:00Z">
              <w:pPr>
                <w:pStyle w:val="TOC2"/>
              </w:pPr>
            </w:pPrChange>
          </w:pPr>
          <w:del w:id="188" w:author="R" w:date="2026-05-30T09:32:00Z">
            <w:r w:rsidDel="00FE6937">
              <w:fldChar w:fldCharType="begin"/>
            </w:r>
            <w:r w:rsidDel="00FE6937">
              <w:delInstrText xml:space="preserve"> HYPERLINK \l "_Toc230867071" </w:delInstrText>
            </w:r>
            <w:r w:rsidDel="00FE6937">
              <w:fldChar w:fldCharType="separate"/>
            </w:r>
          </w:del>
          <w:ins w:id="189" w:author="R" w:date="2026-05-30T15:33:00Z">
            <w:r w:rsidR="0015037F">
              <w:rPr>
                <w:b/>
                <w:bCs/>
              </w:rPr>
              <w:t>Error! Hyperlink reference not valid.</w:t>
            </w:r>
          </w:ins>
          <w:del w:id="190" w:author="R" w:date="2026-05-30T09:32:00Z">
            <w:r w:rsidR="00061FB7" w:rsidRPr="00330B23" w:rsidDel="00FE6937">
              <w:rPr>
                <w:rStyle w:val="Hyperlink"/>
                <w:rFonts w:cs="B Nazanin"/>
                <w:b/>
                <w:bCs/>
                <w:rtl/>
                <w:lang w:bidi="fa-IR"/>
              </w:rPr>
              <w:delText>2-3-شناسا</w:delText>
            </w:r>
            <w:r w:rsidR="00061FB7" w:rsidRPr="00330B23" w:rsidDel="00FE6937">
              <w:rPr>
                <w:rStyle w:val="Hyperlink"/>
                <w:rFonts w:cs="B Nazanin" w:hint="cs"/>
                <w:b/>
                <w:bCs/>
                <w:rtl/>
                <w:lang w:bidi="fa-IR"/>
              </w:rPr>
              <w:delText>یی</w:delText>
            </w:r>
            <w:r w:rsidR="00061FB7" w:rsidRPr="00330B23" w:rsidDel="00FE6937">
              <w:rPr>
                <w:rStyle w:val="Hyperlink"/>
                <w:rFonts w:cs="B Nazanin"/>
                <w:b/>
                <w:bCs/>
                <w:rtl/>
                <w:lang w:bidi="fa-IR"/>
              </w:rPr>
              <w:delText xml:space="preserve"> و بررس</w:delText>
            </w:r>
            <w:r w:rsidR="00061FB7" w:rsidRPr="00330B23" w:rsidDel="00FE6937">
              <w:rPr>
                <w:rStyle w:val="Hyperlink"/>
                <w:rFonts w:cs="B Nazanin" w:hint="cs"/>
                <w:b/>
                <w:bCs/>
                <w:rtl/>
                <w:lang w:bidi="fa-IR"/>
              </w:rPr>
              <w:delText>ی</w:delText>
            </w:r>
            <w:r w:rsidR="00061FB7" w:rsidRPr="00330B23" w:rsidDel="00FE6937">
              <w:rPr>
                <w:rStyle w:val="Hyperlink"/>
                <w:rFonts w:cs="B Nazanin"/>
                <w:b/>
                <w:bCs/>
                <w:rtl/>
                <w:lang w:bidi="fa-IR"/>
              </w:rPr>
              <w:delText xml:space="preserve"> مقاد</w:delText>
            </w:r>
            <w:r w:rsidR="00061FB7" w:rsidRPr="00330B23" w:rsidDel="00FE6937">
              <w:rPr>
                <w:rStyle w:val="Hyperlink"/>
                <w:rFonts w:cs="B Nazanin" w:hint="cs"/>
                <w:b/>
                <w:bCs/>
                <w:rtl/>
                <w:lang w:bidi="fa-IR"/>
              </w:rPr>
              <w:delText>ی</w:delText>
            </w:r>
            <w:r w:rsidR="00061FB7" w:rsidRPr="00330B23" w:rsidDel="00FE6937">
              <w:rPr>
                <w:rStyle w:val="Hyperlink"/>
                <w:rFonts w:cs="B Nazanin" w:hint="eastAsia"/>
                <w:b/>
                <w:bCs/>
                <w:rtl/>
                <w:lang w:bidi="fa-IR"/>
              </w:rPr>
              <w:delText>ر</w:delText>
            </w:r>
            <w:r w:rsidR="00061FB7" w:rsidRPr="00330B23" w:rsidDel="00FE6937">
              <w:rPr>
                <w:rStyle w:val="Hyperlink"/>
                <w:rFonts w:cs="B Nazanin"/>
                <w:b/>
                <w:bCs/>
                <w:rtl/>
                <w:lang w:bidi="fa-IR"/>
              </w:rPr>
              <w:delText xml:space="preserve"> صفر</w:delText>
            </w:r>
            <w:r w:rsidR="00061FB7" w:rsidDel="00FE6937">
              <w:rPr>
                <w:webHidden/>
              </w:rPr>
              <w:tab/>
            </w:r>
            <w:r w:rsidR="00061FB7" w:rsidDel="00FE6937">
              <w:rPr>
                <w:webHidden/>
              </w:rPr>
              <w:fldChar w:fldCharType="begin"/>
            </w:r>
            <w:r w:rsidR="00061FB7" w:rsidDel="00FE6937">
              <w:rPr>
                <w:webHidden/>
              </w:rPr>
              <w:delInstrText xml:space="preserve"> PAGEREF _Toc230867071 \h </w:delInstrText>
            </w:r>
            <w:r w:rsidR="00061FB7" w:rsidDel="00FE6937">
              <w:rPr>
                <w:webHidden/>
              </w:rPr>
            </w:r>
            <w:r w:rsidR="00061FB7" w:rsidDel="00FE6937">
              <w:rPr>
                <w:webHidden/>
              </w:rPr>
              <w:fldChar w:fldCharType="separate"/>
            </w:r>
            <w:r w:rsidR="00061FB7" w:rsidDel="00FE6937">
              <w:rPr>
                <w:webHidden/>
              </w:rPr>
              <w:delText>13</w:delText>
            </w:r>
            <w:r w:rsidR="00061FB7" w:rsidDel="00FE6937">
              <w:rPr>
                <w:webHidden/>
              </w:rPr>
              <w:fldChar w:fldCharType="end"/>
            </w:r>
            <w:r w:rsidDel="00FE6937">
              <w:fldChar w:fldCharType="end"/>
            </w:r>
          </w:del>
        </w:p>
        <w:p w14:paraId="5FC0C694" w14:textId="470E1A63" w:rsidR="00061FB7" w:rsidDel="00FE6937" w:rsidRDefault="00F05CB9" w:rsidP="00732382">
          <w:pPr>
            <w:pStyle w:val="TOC1"/>
            <w:rPr>
              <w:del w:id="191" w:author="R" w:date="2026-05-30T09:32:00Z"/>
              <w:rFonts w:asciiTheme="minorHAnsi" w:eastAsiaTheme="minorEastAsia" w:hAnsiTheme="minorHAnsi"/>
            </w:rPr>
          </w:pPr>
          <w:del w:id="192" w:author="R" w:date="2026-05-30T09:32:00Z">
            <w:r w:rsidDel="00FE6937">
              <w:fldChar w:fldCharType="begin"/>
            </w:r>
            <w:r w:rsidDel="00FE6937">
              <w:delInstrText xml:space="preserve"> HYPERLINK \l "_Toc230867072" </w:delInstrText>
            </w:r>
            <w:r w:rsidDel="00FE6937">
              <w:fldChar w:fldCharType="separate"/>
            </w:r>
          </w:del>
          <w:ins w:id="193" w:author="R" w:date="2026-05-30T15:33:00Z">
            <w:r w:rsidR="0015037F">
              <w:rPr>
                <w:b/>
                <w:bCs/>
              </w:rPr>
              <w:t>Error! Hyperlink reference not valid.</w:t>
            </w:r>
          </w:ins>
          <w:del w:id="194" w:author="R" w:date="2026-05-30T09:32:00Z">
            <w:r w:rsidR="00061FB7" w:rsidRPr="00330B23" w:rsidDel="00FE6937">
              <w:rPr>
                <w:rStyle w:val="Hyperlink"/>
                <w:rFonts w:cs="B Nazanin"/>
                <w:b/>
                <w:bCs/>
                <w:rtl/>
                <w:lang w:bidi="fa-IR"/>
              </w:rPr>
              <w:delText>3-پاکساز</w:delText>
            </w:r>
            <w:r w:rsidR="00061FB7" w:rsidRPr="00330B23" w:rsidDel="00FE6937">
              <w:rPr>
                <w:rStyle w:val="Hyperlink"/>
                <w:rFonts w:cs="B Nazanin" w:hint="cs"/>
                <w:b/>
                <w:bCs/>
                <w:rtl/>
                <w:lang w:bidi="fa-IR"/>
              </w:rPr>
              <w:delText>ی</w:delText>
            </w:r>
            <w:r w:rsidR="00061FB7" w:rsidRPr="00330B23" w:rsidDel="00FE6937">
              <w:rPr>
                <w:rStyle w:val="Hyperlink"/>
                <w:rFonts w:cs="B Nazanin"/>
                <w:b/>
                <w:bCs/>
                <w:rtl/>
                <w:lang w:bidi="fa-IR"/>
              </w:rPr>
              <w:delText xml:space="preserve"> داده</w:delText>
            </w:r>
            <w:r w:rsidR="00061FB7" w:rsidDel="00FE6937">
              <w:rPr>
                <w:webHidden/>
              </w:rPr>
              <w:tab/>
            </w:r>
            <w:r w:rsidR="00061FB7" w:rsidDel="00FE6937">
              <w:rPr>
                <w:webHidden/>
              </w:rPr>
              <w:fldChar w:fldCharType="begin"/>
            </w:r>
            <w:r w:rsidR="00061FB7" w:rsidDel="00FE6937">
              <w:rPr>
                <w:webHidden/>
              </w:rPr>
              <w:delInstrText xml:space="preserve"> PAGEREF _Toc230867072 \h </w:delInstrText>
            </w:r>
            <w:r w:rsidR="00061FB7" w:rsidDel="00FE6937">
              <w:rPr>
                <w:webHidden/>
              </w:rPr>
            </w:r>
            <w:r w:rsidR="00061FB7" w:rsidDel="00FE6937">
              <w:rPr>
                <w:webHidden/>
              </w:rPr>
              <w:fldChar w:fldCharType="separate"/>
            </w:r>
            <w:r w:rsidR="00061FB7" w:rsidDel="00FE6937">
              <w:rPr>
                <w:webHidden/>
              </w:rPr>
              <w:delText>16</w:delText>
            </w:r>
            <w:r w:rsidR="00061FB7" w:rsidDel="00FE6937">
              <w:rPr>
                <w:webHidden/>
              </w:rPr>
              <w:fldChar w:fldCharType="end"/>
            </w:r>
            <w:r w:rsidDel="00FE6937">
              <w:fldChar w:fldCharType="end"/>
            </w:r>
          </w:del>
        </w:p>
        <w:p w14:paraId="018EF71B" w14:textId="276D850C" w:rsidR="00061FB7" w:rsidDel="00FE6937" w:rsidRDefault="00F05CB9" w:rsidP="00732382">
          <w:pPr>
            <w:pStyle w:val="TOC2"/>
            <w:rPr>
              <w:del w:id="195" w:author="R" w:date="2026-05-30T09:32:00Z"/>
              <w:rFonts w:asciiTheme="minorHAnsi" w:eastAsiaTheme="minorEastAsia" w:hAnsiTheme="minorHAnsi"/>
            </w:rPr>
          </w:pPr>
          <w:del w:id="196" w:author="R" w:date="2026-05-30T09:32:00Z">
            <w:r w:rsidDel="00FE6937">
              <w:fldChar w:fldCharType="begin"/>
            </w:r>
            <w:r w:rsidDel="00FE6937">
              <w:delInstrText xml:space="preserve"> HYPERLINK \l "_Toc230867073" </w:delInstrText>
            </w:r>
            <w:r w:rsidDel="00FE6937">
              <w:fldChar w:fldCharType="separate"/>
            </w:r>
          </w:del>
          <w:ins w:id="197" w:author="R" w:date="2026-05-30T15:33:00Z">
            <w:r w:rsidR="0015037F">
              <w:rPr>
                <w:b/>
                <w:bCs/>
              </w:rPr>
              <w:t>Error! Hyperlink reference not valid.</w:t>
            </w:r>
          </w:ins>
          <w:del w:id="198" w:author="R" w:date="2026-05-30T09:32:00Z">
            <w:r w:rsidR="00061FB7" w:rsidRPr="00330B23" w:rsidDel="00FE6937">
              <w:rPr>
                <w:rStyle w:val="Hyperlink"/>
                <w:rFonts w:cs="B Nazanin"/>
                <w:b/>
                <w:bCs/>
                <w:rtl/>
                <w:lang w:bidi="fa-IR"/>
              </w:rPr>
              <w:delText>3-1-استراتژ</w:delText>
            </w:r>
            <w:r w:rsidR="00061FB7" w:rsidRPr="00330B23" w:rsidDel="00FE6937">
              <w:rPr>
                <w:rStyle w:val="Hyperlink"/>
                <w:rFonts w:cs="B Nazanin" w:hint="cs"/>
                <w:b/>
                <w:bCs/>
                <w:rtl/>
                <w:lang w:bidi="fa-IR"/>
              </w:rPr>
              <w:delText>ی‌</w:delText>
            </w:r>
            <w:r w:rsidR="00061FB7" w:rsidRPr="00330B23" w:rsidDel="00FE6937">
              <w:rPr>
                <w:rStyle w:val="Hyperlink"/>
                <w:rFonts w:cs="B Nazanin" w:hint="eastAsia"/>
                <w:b/>
                <w:bCs/>
                <w:rtl/>
                <w:lang w:bidi="fa-IR"/>
              </w:rPr>
              <w:delText>ها</w:delText>
            </w:r>
            <w:r w:rsidR="00061FB7" w:rsidRPr="00330B23" w:rsidDel="00FE6937">
              <w:rPr>
                <w:rStyle w:val="Hyperlink"/>
                <w:rFonts w:cs="B Nazanin" w:hint="cs"/>
                <w:b/>
                <w:bCs/>
                <w:rtl/>
                <w:lang w:bidi="fa-IR"/>
              </w:rPr>
              <w:delText>ی</w:delText>
            </w:r>
            <w:r w:rsidR="00061FB7" w:rsidRPr="00330B23" w:rsidDel="00FE6937">
              <w:rPr>
                <w:rStyle w:val="Hyperlink"/>
                <w:rFonts w:cs="B Nazanin"/>
                <w:b/>
                <w:bCs/>
                <w:rtl/>
                <w:lang w:bidi="fa-IR"/>
              </w:rPr>
              <w:delText xml:space="preserve"> را</w:delText>
            </w:r>
            <w:r w:rsidR="00061FB7" w:rsidRPr="00330B23" w:rsidDel="00FE6937">
              <w:rPr>
                <w:rStyle w:val="Hyperlink"/>
                <w:rFonts w:cs="B Nazanin" w:hint="cs"/>
                <w:b/>
                <w:bCs/>
                <w:rtl/>
                <w:lang w:bidi="fa-IR"/>
              </w:rPr>
              <w:delText>ی</w:delText>
            </w:r>
            <w:r w:rsidR="00061FB7" w:rsidRPr="00330B23" w:rsidDel="00FE6937">
              <w:rPr>
                <w:rStyle w:val="Hyperlink"/>
                <w:rFonts w:cs="B Nazanin" w:hint="eastAsia"/>
                <w:b/>
                <w:bCs/>
                <w:rtl/>
                <w:lang w:bidi="fa-IR"/>
              </w:rPr>
              <w:delText>ج</w:delText>
            </w:r>
            <w:r w:rsidR="00061FB7" w:rsidRPr="00330B23" w:rsidDel="00FE6937">
              <w:rPr>
                <w:rStyle w:val="Hyperlink"/>
                <w:rFonts w:cs="B Nazanin"/>
                <w:b/>
                <w:bCs/>
                <w:rtl/>
                <w:lang w:bidi="fa-IR"/>
              </w:rPr>
              <w:delText xml:space="preserve"> برا</w:delText>
            </w:r>
            <w:r w:rsidR="00061FB7" w:rsidRPr="00330B23" w:rsidDel="00FE6937">
              <w:rPr>
                <w:rStyle w:val="Hyperlink"/>
                <w:rFonts w:cs="B Nazanin" w:hint="cs"/>
                <w:b/>
                <w:bCs/>
                <w:rtl/>
                <w:lang w:bidi="fa-IR"/>
              </w:rPr>
              <w:delText>ی</w:delText>
            </w:r>
            <w:r w:rsidR="00061FB7" w:rsidRPr="00330B23" w:rsidDel="00FE6937">
              <w:rPr>
                <w:rStyle w:val="Hyperlink"/>
                <w:rFonts w:cs="B Nazanin"/>
                <w:b/>
                <w:bCs/>
                <w:rtl/>
                <w:lang w:bidi="fa-IR"/>
              </w:rPr>
              <w:delText xml:space="preserve"> پاکساز</w:delText>
            </w:r>
            <w:r w:rsidR="00061FB7" w:rsidRPr="00330B23" w:rsidDel="00FE6937">
              <w:rPr>
                <w:rStyle w:val="Hyperlink"/>
                <w:rFonts w:cs="B Nazanin" w:hint="cs"/>
                <w:b/>
                <w:bCs/>
                <w:rtl/>
                <w:lang w:bidi="fa-IR"/>
              </w:rPr>
              <w:delText>ی</w:delText>
            </w:r>
            <w:r w:rsidR="00061FB7" w:rsidDel="00FE6937">
              <w:rPr>
                <w:webHidden/>
              </w:rPr>
              <w:tab/>
            </w:r>
            <w:r w:rsidR="00061FB7" w:rsidDel="00FE6937">
              <w:rPr>
                <w:webHidden/>
              </w:rPr>
              <w:fldChar w:fldCharType="begin"/>
            </w:r>
            <w:r w:rsidR="00061FB7" w:rsidDel="00FE6937">
              <w:rPr>
                <w:webHidden/>
              </w:rPr>
              <w:delInstrText xml:space="preserve"> PAGEREF _Toc230867073 \h </w:delInstrText>
            </w:r>
            <w:r w:rsidR="00061FB7" w:rsidDel="00FE6937">
              <w:rPr>
                <w:webHidden/>
              </w:rPr>
            </w:r>
            <w:r w:rsidR="00061FB7" w:rsidDel="00FE6937">
              <w:rPr>
                <w:webHidden/>
              </w:rPr>
              <w:fldChar w:fldCharType="separate"/>
            </w:r>
            <w:r w:rsidR="00061FB7" w:rsidDel="00FE6937">
              <w:rPr>
                <w:webHidden/>
              </w:rPr>
              <w:delText>16</w:delText>
            </w:r>
            <w:r w:rsidR="00061FB7" w:rsidDel="00FE6937">
              <w:rPr>
                <w:webHidden/>
              </w:rPr>
              <w:fldChar w:fldCharType="end"/>
            </w:r>
            <w:r w:rsidDel="00FE6937">
              <w:fldChar w:fldCharType="end"/>
            </w:r>
          </w:del>
        </w:p>
        <w:p w14:paraId="64AA8A64" w14:textId="2492E6BA" w:rsidR="00061FB7" w:rsidDel="00FE6937" w:rsidRDefault="00F05CB9" w:rsidP="00732382">
          <w:pPr>
            <w:pStyle w:val="TOC1"/>
            <w:rPr>
              <w:del w:id="199" w:author="R" w:date="2026-05-30T09:32:00Z"/>
              <w:rFonts w:asciiTheme="minorHAnsi" w:eastAsiaTheme="minorEastAsia" w:hAnsiTheme="minorHAnsi"/>
            </w:rPr>
          </w:pPr>
          <w:del w:id="200" w:author="R" w:date="2026-05-30T09:32:00Z">
            <w:r w:rsidDel="00FE6937">
              <w:fldChar w:fldCharType="begin"/>
            </w:r>
            <w:r w:rsidDel="00FE6937">
              <w:delInstrText xml:space="preserve"> HYPERLINK \l "_Toc230867074" </w:delInstrText>
            </w:r>
            <w:r w:rsidDel="00FE6937">
              <w:fldChar w:fldCharType="separate"/>
            </w:r>
          </w:del>
          <w:ins w:id="201" w:author="R" w:date="2026-05-30T15:33:00Z">
            <w:r w:rsidR="0015037F">
              <w:rPr>
                <w:b/>
                <w:bCs/>
              </w:rPr>
              <w:t>Error! Hyperlink reference not valid.</w:t>
            </w:r>
          </w:ins>
          <w:del w:id="202" w:author="R" w:date="2026-05-30T09:32:00Z">
            <w:r w:rsidR="00061FB7" w:rsidRPr="00330B23" w:rsidDel="00FE6937">
              <w:rPr>
                <w:rStyle w:val="Hyperlink"/>
                <w:rFonts w:cs="B Nazanin"/>
                <w:b/>
                <w:bCs/>
                <w:rtl/>
                <w:lang w:bidi="fa-IR"/>
              </w:rPr>
              <w:delText>4-نت</w:delText>
            </w:r>
            <w:r w:rsidR="00061FB7" w:rsidRPr="00330B23" w:rsidDel="00FE6937">
              <w:rPr>
                <w:rStyle w:val="Hyperlink"/>
                <w:rFonts w:cs="B Nazanin" w:hint="cs"/>
                <w:b/>
                <w:bCs/>
                <w:rtl/>
                <w:lang w:bidi="fa-IR"/>
              </w:rPr>
              <w:delText>ی</w:delText>
            </w:r>
            <w:r w:rsidR="00061FB7" w:rsidRPr="00330B23" w:rsidDel="00FE6937">
              <w:rPr>
                <w:rStyle w:val="Hyperlink"/>
                <w:rFonts w:cs="B Nazanin" w:hint="eastAsia"/>
                <w:b/>
                <w:bCs/>
                <w:rtl/>
                <w:lang w:bidi="fa-IR"/>
              </w:rPr>
              <w:delText>جه</w:delText>
            </w:r>
            <w:r w:rsidR="00061FB7" w:rsidRPr="00330B23" w:rsidDel="00FE6937">
              <w:rPr>
                <w:rStyle w:val="Hyperlink"/>
                <w:rFonts w:cs="B Nazanin"/>
                <w:b/>
                <w:bCs/>
                <w:rtl/>
                <w:lang w:bidi="fa-IR"/>
              </w:rPr>
              <w:delText>‌گ</w:delText>
            </w:r>
            <w:r w:rsidR="00061FB7" w:rsidRPr="00330B23" w:rsidDel="00FE6937">
              <w:rPr>
                <w:rStyle w:val="Hyperlink"/>
                <w:rFonts w:cs="B Nazanin" w:hint="cs"/>
                <w:b/>
                <w:bCs/>
                <w:rtl/>
                <w:lang w:bidi="fa-IR"/>
              </w:rPr>
              <w:delText>ی</w:delText>
            </w:r>
            <w:r w:rsidR="00061FB7" w:rsidRPr="00330B23" w:rsidDel="00FE6937">
              <w:rPr>
                <w:rStyle w:val="Hyperlink"/>
                <w:rFonts w:cs="B Nazanin" w:hint="eastAsia"/>
                <w:b/>
                <w:bCs/>
                <w:rtl/>
                <w:lang w:bidi="fa-IR"/>
              </w:rPr>
              <w:delText>ر</w:delText>
            </w:r>
            <w:r w:rsidR="00061FB7" w:rsidRPr="00330B23" w:rsidDel="00FE6937">
              <w:rPr>
                <w:rStyle w:val="Hyperlink"/>
                <w:rFonts w:cs="B Nazanin" w:hint="cs"/>
                <w:b/>
                <w:bCs/>
                <w:rtl/>
                <w:lang w:bidi="fa-IR"/>
              </w:rPr>
              <w:delText>ی</w:delText>
            </w:r>
            <w:r w:rsidR="00061FB7" w:rsidRPr="00330B23" w:rsidDel="00FE6937">
              <w:rPr>
                <w:rStyle w:val="Hyperlink"/>
                <w:rFonts w:cs="B Nazanin"/>
                <w:b/>
                <w:bCs/>
                <w:rtl/>
                <w:lang w:bidi="fa-IR"/>
              </w:rPr>
              <w:delText xml:space="preserve"> و پ</w:delText>
            </w:r>
            <w:r w:rsidR="00061FB7" w:rsidRPr="00330B23" w:rsidDel="00FE6937">
              <w:rPr>
                <w:rStyle w:val="Hyperlink"/>
                <w:rFonts w:cs="B Nazanin" w:hint="cs"/>
                <w:b/>
                <w:bCs/>
                <w:rtl/>
                <w:lang w:bidi="fa-IR"/>
              </w:rPr>
              <w:delText>ی</w:delText>
            </w:r>
            <w:r w:rsidR="00061FB7" w:rsidRPr="00330B23" w:rsidDel="00FE6937">
              <w:rPr>
                <w:rStyle w:val="Hyperlink"/>
                <w:rFonts w:cs="B Nazanin" w:hint="eastAsia"/>
                <w:b/>
                <w:bCs/>
                <w:rtl/>
                <w:lang w:bidi="fa-IR"/>
              </w:rPr>
              <w:delText>شنهاد</w:delText>
            </w:r>
            <w:r w:rsidR="00061FB7" w:rsidRPr="00330B23" w:rsidDel="00FE6937">
              <w:rPr>
                <w:rStyle w:val="Hyperlink"/>
                <w:rFonts w:cs="B Nazanin"/>
                <w:b/>
                <w:bCs/>
                <w:rtl/>
                <w:lang w:bidi="fa-IR"/>
              </w:rPr>
              <w:delText>ها</w:delText>
            </w:r>
            <w:r w:rsidR="00061FB7" w:rsidDel="00FE6937">
              <w:rPr>
                <w:webHidden/>
              </w:rPr>
              <w:tab/>
            </w:r>
            <w:r w:rsidR="00061FB7" w:rsidDel="00FE6937">
              <w:rPr>
                <w:webHidden/>
              </w:rPr>
              <w:fldChar w:fldCharType="begin"/>
            </w:r>
            <w:r w:rsidR="00061FB7" w:rsidDel="00FE6937">
              <w:rPr>
                <w:webHidden/>
              </w:rPr>
              <w:delInstrText xml:space="preserve"> PAGEREF _Toc230867074 \h </w:delInstrText>
            </w:r>
            <w:r w:rsidR="00061FB7" w:rsidDel="00FE6937">
              <w:rPr>
                <w:webHidden/>
              </w:rPr>
            </w:r>
            <w:r w:rsidR="00061FB7" w:rsidDel="00FE6937">
              <w:rPr>
                <w:webHidden/>
              </w:rPr>
              <w:fldChar w:fldCharType="separate"/>
            </w:r>
            <w:r w:rsidR="00061FB7" w:rsidDel="00FE6937">
              <w:rPr>
                <w:webHidden/>
              </w:rPr>
              <w:delText>16</w:delText>
            </w:r>
            <w:r w:rsidR="00061FB7" w:rsidDel="00FE6937">
              <w:rPr>
                <w:webHidden/>
              </w:rPr>
              <w:fldChar w:fldCharType="end"/>
            </w:r>
            <w:r w:rsidDel="00FE6937">
              <w:fldChar w:fldCharType="end"/>
            </w:r>
          </w:del>
        </w:p>
        <w:p w14:paraId="7B242F1D" w14:textId="7D8C1862" w:rsidR="005B6652" w:rsidRPr="0032771B" w:rsidRDefault="00C82D9B" w:rsidP="00732382">
          <w:pPr>
            <w:ind w:firstLine="0"/>
            <w:rPr>
              <w:rFonts w:ascii="IRNazanin" w:hAnsi="IRNazanin" w:cs="B Nazanin"/>
              <w:rtl/>
            </w:rPr>
          </w:pPr>
          <w:r w:rsidRPr="007506E2">
            <w:rPr>
              <w:rFonts w:ascii="IRNazanin" w:hAnsi="IRNazanin" w:cs="B Nazanin"/>
              <w:noProof/>
            </w:rPr>
            <w:fldChar w:fldCharType="end"/>
          </w:r>
        </w:p>
      </w:sdtContent>
    </w:sdt>
    <w:p w14:paraId="12400C1D" w14:textId="3E1D76FF" w:rsidR="00462AF9" w:rsidRPr="0032771B" w:rsidRDefault="005B6652" w:rsidP="00732382">
      <w:pPr>
        <w:jc w:val="center"/>
        <w:rPr>
          <w:rFonts w:ascii="IRNazanin" w:hAnsi="IRNazanin" w:cs="B Nazanin"/>
          <w:b/>
          <w:bCs/>
          <w:sz w:val="32"/>
          <w:szCs w:val="32"/>
          <w:rtl/>
          <w:lang w:bidi="fa-IR"/>
        </w:rPr>
      </w:pPr>
      <w:r w:rsidRPr="0032771B">
        <w:rPr>
          <w:rFonts w:ascii="IRNazanin" w:hAnsi="IRNazanin" w:cs="B Nazanin"/>
          <w:b/>
          <w:bCs/>
          <w:sz w:val="32"/>
          <w:szCs w:val="32"/>
          <w:rtl/>
          <w:lang w:bidi="fa-IR"/>
        </w:rPr>
        <w:t>فهرست تصاویر</w:t>
      </w:r>
    </w:p>
    <w:p w14:paraId="4459CB67" w14:textId="734BBBE7" w:rsidR="0015037F" w:rsidRDefault="00DE0EC7">
      <w:pPr>
        <w:pStyle w:val="TableofFigures"/>
        <w:tabs>
          <w:tab w:val="right" w:leader="dot" w:pos="9350"/>
        </w:tabs>
        <w:rPr>
          <w:ins w:id="203" w:author="R" w:date="2026-05-30T15:33:00Z"/>
          <w:rFonts w:asciiTheme="minorHAnsi" w:eastAsiaTheme="minorEastAsia" w:hAnsiTheme="minorHAnsi"/>
          <w:noProof/>
        </w:rPr>
        <w:pPrChange w:id="204" w:author="R" w:date="2026-05-30T15:33:00Z">
          <w:pPr>
            <w:pStyle w:val="TableofFigures"/>
            <w:tabs>
              <w:tab w:val="right" w:leader="dot" w:pos="9350"/>
            </w:tabs>
            <w:bidi w:val="0"/>
          </w:pPr>
        </w:pPrChange>
      </w:pPr>
      <w:r w:rsidRPr="007506E2">
        <w:rPr>
          <w:rFonts w:cs="B Nazanin"/>
          <w:noProof/>
          <w:rtl/>
          <w:lang w:bidi="fa-IR"/>
        </w:rPr>
        <w:fldChar w:fldCharType="begin"/>
      </w:r>
      <w:r w:rsidRPr="007506E2">
        <w:rPr>
          <w:rFonts w:cs="B Nazanin"/>
          <w:noProof/>
          <w:rtl/>
          <w:lang w:bidi="fa-IR"/>
        </w:rPr>
        <w:instrText xml:space="preserve"> </w:instrText>
      </w:r>
      <w:r w:rsidRPr="007506E2">
        <w:rPr>
          <w:rFonts w:cs="B Nazanin"/>
          <w:noProof/>
          <w:lang w:bidi="fa-IR"/>
        </w:rPr>
        <w:instrText>TOC</w:instrText>
      </w:r>
      <w:r w:rsidRPr="007506E2">
        <w:rPr>
          <w:rFonts w:cs="B Nazanin"/>
          <w:noProof/>
          <w:rtl/>
          <w:lang w:bidi="fa-IR"/>
        </w:rPr>
        <w:instrText xml:space="preserve"> \</w:instrText>
      </w:r>
      <w:r w:rsidRPr="007506E2">
        <w:rPr>
          <w:rFonts w:cs="B Nazanin"/>
          <w:noProof/>
          <w:lang w:bidi="fa-IR"/>
        </w:rPr>
        <w:instrText>h \z \c</w:instrText>
      </w:r>
      <w:r w:rsidRPr="007506E2">
        <w:rPr>
          <w:rFonts w:cs="B Nazanin"/>
          <w:noProof/>
          <w:rtl/>
          <w:lang w:bidi="fa-IR"/>
        </w:rPr>
        <w:instrText xml:space="preserve"> "شکل"</w:instrText>
      </w:r>
      <w:r w:rsidR="00566DF7" w:rsidRPr="007506E2">
        <w:rPr>
          <w:rFonts w:cs="B Nazanin"/>
        </w:rPr>
        <w:instrText>\* MERGEFORMAT</w:instrText>
      </w:r>
      <w:r w:rsidRPr="007506E2">
        <w:rPr>
          <w:rFonts w:cs="B Nazanin"/>
          <w:noProof/>
          <w:rtl/>
          <w:lang w:bidi="fa-IR"/>
        </w:rPr>
        <w:instrText xml:space="preserve"> </w:instrText>
      </w:r>
      <w:r w:rsidRPr="007506E2">
        <w:rPr>
          <w:rFonts w:cs="B Nazanin"/>
          <w:noProof/>
          <w:rtl/>
          <w:lang w:bidi="fa-IR"/>
        </w:rPr>
        <w:fldChar w:fldCharType="separate"/>
      </w:r>
      <w:ins w:id="205" w:author="R" w:date="2026-05-30T15:33:00Z">
        <w:r w:rsidR="0015037F" w:rsidRPr="00835CD6">
          <w:rPr>
            <w:rStyle w:val="Hyperlink"/>
            <w:noProof/>
          </w:rPr>
          <w:fldChar w:fldCharType="begin"/>
        </w:r>
        <w:r w:rsidR="0015037F" w:rsidRPr="00835CD6">
          <w:rPr>
            <w:rStyle w:val="Hyperlink"/>
            <w:noProof/>
          </w:rPr>
          <w:instrText xml:space="preserve"> </w:instrText>
        </w:r>
        <w:r w:rsidR="0015037F">
          <w:rPr>
            <w:noProof/>
          </w:rPr>
          <w:instrText>HYPERLINK \l "_Toc231047635"</w:instrText>
        </w:r>
        <w:r w:rsidR="0015037F" w:rsidRPr="00835CD6">
          <w:rPr>
            <w:rStyle w:val="Hyperlink"/>
            <w:noProof/>
          </w:rPr>
          <w:instrText xml:space="preserve"> </w:instrText>
        </w:r>
        <w:r w:rsidR="0015037F" w:rsidRPr="00835CD6">
          <w:rPr>
            <w:rStyle w:val="Hyperlink"/>
            <w:noProof/>
          </w:rPr>
          <w:fldChar w:fldCharType="separate"/>
        </w:r>
        <w:r w:rsidR="0015037F" w:rsidRPr="00835CD6">
          <w:rPr>
            <w:rStyle w:val="Hyperlink"/>
            <w:rFonts w:cs="B Nazanin" w:hint="eastAsia"/>
            <w:noProof/>
            <w:rtl/>
          </w:rPr>
          <w:t>شکل</w:t>
        </w:r>
        <w:r w:rsidR="0015037F" w:rsidRPr="00835CD6">
          <w:rPr>
            <w:rStyle w:val="Hyperlink"/>
            <w:rFonts w:cs="B Nazanin"/>
            <w:noProof/>
            <w:rtl/>
          </w:rPr>
          <w:t xml:space="preserve"> 1</w:t>
        </w:r>
        <w:r w:rsidR="0015037F" w:rsidRPr="00835CD6">
          <w:rPr>
            <w:rStyle w:val="Hyperlink"/>
            <w:rFonts w:cs="B Nazanin"/>
            <w:noProof/>
            <w:rtl/>
            <w:lang w:bidi="fa-IR"/>
          </w:rPr>
          <w:t xml:space="preserve"> : </w:t>
        </w:r>
        <w:r w:rsidR="0015037F" w:rsidRPr="00835CD6">
          <w:rPr>
            <w:rStyle w:val="Hyperlink"/>
            <w:rFonts w:cs="B Nazanin" w:hint="eastAsia"/>
            <w:noProof/>
            <w:rtl/>
            <w:lang w:bidi="fa-IR"/>
          </w:rPr>
          <w:t>توز</w:t>
        </w:r>
        <w:r w:rsidR="0015037F" w:rsidRPr="00835CD6">
          <w:rPr>
            <w:rStyle w:val="Hyperlink"/>
            <w:rFonts w:cs="B Nazanin" w:hint="cs"/>
            <w:noProof/>
            <w:rtl/>
            <w:lang w:bidi="fa-IR"/>
          </w:rPr>
          <w:t>ی</w:t>
        </w:r>
        <w:r w:rsidR="0015037F" w:rsidRPr="00835CD6">
          <w:rPr>
            <w:rStyle w:val="Hyperlink"/>
            <w:rFonts w:cs="B Nazanin" w:hint="eastAsia"/>
            <w:noProof/>
            <w:rtl/>
            <w:lang w:bidi="fa-IR"/>
          </w:rPr>
          <w:t>ع</w:t>
        </w:r>
        <w:r w:rsidR="0015037F" w:rsidRPr="00835CD6">
          <w:rPr>
            <w:rStyle w:val="Hyperlink"/>
            <w:rFonts w:cs="B Nazanin"/>
            <w:noProof/>
            <w:rtl/>
            <w:lang w:bidi="fa-IR"/>
          </w:rPr>
          <w:t xml:space="preserve"> </w:t>
        </w:r>
        <w:r w:rsidR="0015037F" w:rsidRPr="00835CD6">
          <w:rPr>
            <w:rStyle w:val="Hyperlink"/>
            <w:rFonts w:cs="B Nazanin" w:hint="eastAsia"/>
            <w:noProof/>
            <w:rtl/>
            <w:lang w:bidi="fa-IR"/>
          </w:rPr>
          <w:t>تعداد</w:t>
        </w:r>
        <w:r w:rsidR="0015037F" w:rsidRPr="00835CD6">
          <w:rPr>
            <w:rStyle w:val="Hyperlink"/>
            <w:rFonts w:cs="B Nazanin"/>
            <w:noProof/>
            <w:rtl/>
            <w:lang w:bidi="fa-IR"/>
          </w:rPr>
          <w:t xml:space="preserve"> </w:t>
        </w:r>
        <w:r w:rsidR="0015037F" w:rsidRPr="00835CD6">
          <w:rPr>
            <w:rStyle w:val="Hyperlink"/>
            <w:rFonts w:cs="B Nazanin" w:hint="eastAsia"/>
            <w:noProof/>
            <w:rtl/>
            <w:lang w:bidi="fa-IR"/>
          </w:rPr>
          <w:t>داده‌ها</w:t>
        </w:r>
        <w:r w:rsidR="0015037F" w:rsidRPr="00835CD6">
          <w:rPr>
            <w:rStyle w:val="Hyperlink"/>
            <w:rFonts w:cs="B Nazanin" w:hint="cs"/>
            <w:noProof/>
            <w:rtl/>
            <w:lang w:bidi="fa-IR"/>
          </w:rPr>
          <w:t>ی</w:t>
        </w:r>
        <w:r w:rsidR="0015037F" w:rsidRPr="00835CD6">
          <w:rPr>
            <w:rStyle w:val="Hyperlink"/>
            <w:rFonts w:cs="B Nazanin"/>
            <w:noProof/>
            <w:rtl/>
            <w:lang w:bidi="fa-IR"/>
          </w:rPr>
          <w:t xml:space="preserve"> </w:t>
        </w:r>
        <w:r w:rsidR="0015037F" w:rsidRPr="00835CD6">
          <w:rPr>
            <w:rStyle w:val="Hyperlink"/>
            <w:rFonts w:cs="B Nazanin" w:hint="eastAsia"/>
            <w:noProof/>
            <w:rtl/>
            <w:lang w:bidi="fa-IR"/>
          </w:rPr>
          <w:t>گمشده</w:t>
        </w:r>
        <w:r w:rsidR="0015037F" w:rsidRPr="00835CD6">
          <w:rPr>
            <w:rStyle w:val="Hyperlink"/>
            <w:rFonts w:cs="B Nazanin"/>
            <w:noProof/>
            <w:rtl/>
            <w:lang w:bidi="fa-IR"/>
          </w:rPr>
          <w:t xml:space="preserve"> </w:t>
        </w:r>
        <w:r w:rsidR="0015037F" w:rsidRPr="00835CD6">
          <w:rPr>
            <w:rStyle w:val="Hyperlink"/>
            <w:rFonts w:cs="B Nazanin" w:hint="eastAsia"/>
            <w:noProof/>
            <w:rtl/>
            <w:lang w:bidi="fa-IR"/>
          </w:rPr>
          <w:t>کنتورها</w:t>
        </w:r>
        <w:r w:rsidR="0015037F">
          <w:rPr>
            <w:noProof/>
            <w:webHidden/>
          </w:rPr>
          <w:tab/>
        </w:r>
        <w:r w:rsidR="0015037F">
          <w:rPr>
            <w:noProof/>
            <w:webHidden/>
          </w:rPr>
          <w:fldChar w:fldCharType="begin"/>
        </w:r>
        <w:r w:rsidR="0015037F">
          <w:rPr>
            <w:noProof/>
            <w:webHidden/>
          </w:rPr>
          <w:instrText xml:space="preserve"> PAGEREF _Toc231047635 \h </w:instrText>
        </w:r>
      </w:ins>
      <w:r w:rsidR="0015037F">
        <w:rPr>
          <w:noProof/>
          <w:webHidden/>
        </w:rPr>
      </w:r>
      <w:r w:rsidR="0015037F">
        <w:rPr>
          <w:noProof/>
          <w:webHidden/>
        </w:rPr>
        <w:fldChar w:fldCharType="separate"/>
      </w:r>
      <w:ins w:id="206" w:author="R" w:date="2026-05-30T15:33:00Z">
        <w:r w:rsidR="0015037F">
          <w:rPr>
            <w:noProof/>
            <w:webHidden/>
          </w:rPr>
          <w:t>9</w:t>
        </w:r>
        <w:r w:rsidR="0015037F">
          <w:rPr>
            <w:noProof/>
            <w:webHidden/>
          </w:rPr>
          <w:fldChar w:fldCharType="end"/>
        </w:r>
        <w:r w:rsidR="0015037F" w:rsidRPr="00835CD6">
          <w:rPr>
            <w:rStyle w:val="Hyperlink"/>
            <w:noProof/>
          </w:rPr>
          <w:fldChar w:fldCharType="end"/>
        </w:r>
      </w:ins>
    </w:p>
    <w:p w14:paraId="43DD0256" w14:textId="45D3A704" w:rsidR="0015037F" w:rsidRDefault="0015037F">
      <w:pPr>
        <w:pStyle w:val="TableofFigures"/>
        <w:tabs>
          <w:tab w:val="right" w:leader="dot" w:pos="9350"/>
        </w:tabs>
        <w:rPr>
          <w:ins w:id="207" w:author="R" w:date="2026-05-30T15:33:00Z"/>
          <w:rFonts w:asciiTheme="minorHAnsi" w:eastAsiaTheme="minorEastAsia" w:hAnsiTheme="minorHAnsi"/>
          <w:noProof/>
        </w:rPr>
        <w:pPrChange w:id="208" w:author="R" w:date="2026-05-30T15:33:00Z">
          <w:pPr>
            <w:pStyle w:val="TableofFigures"/>
            <w:tabs>
              <w:tab w:val="right" w:leader="dot" w:pos="9350"/>
            </w:tabs>
            <w:bidi w:val="0"/>
          </w:pPr>
        </w:pPrChange>
      </w:pPr>
      <w:ins w:id="209" w:author="R" w:date="2026-05-30T15:33:00Z">
        <w:r w:rsidRPr="00835CD6">
          <w:rPr>
            <w:rStyle w:val="Hyperlink"/>
            <w:noProof/>
          </w:rPr>
          <w:fldChar w:fldCharType="begin"/>
        </w:r>
        <w:r w:rsidRPr="00835CD6">
          <w:rPr>
            <w:rStyle w:val="Hyperlink"/>
            <w:noProof/>
          </w:rPr>
          <w:instrText xml:space="preserve"> </w:instrText>
        </w:r>
        <w:r>
          <w:rPr>
            <w:noProof/>
          </w:rPr>
          <w:instrText>HYPERLINK \l "_Toc231047636"</w:instrText>
        </w:r>
        <w:r w:rsidRPr="00835CD6">
          <w:rPr>
            <w:rStyle w:val="Hyperlink"/>
            <w:noProof/>
          </w:rPr>
          <w:instrText xml:space="preserve"> </w:instrText>
        </w:r>
        <w:r w:rsidRPr="00835CD6">
          <w:rPr>
            <w:rStyle w:val="Hyperlink"/>
            <w:noProof/>
          </w:rPr>
          <w:fldChar w:fldCharType="separate"/>
        </w:r>
        <w:r w:rsidRPr="00835CD6">
          <w:rPr>
            <w:rStyle w:val="Hyperlink"/>
            <w:rFonts w:cs="B Nazanin" w:hint="eastAsia"/>
            <w:noProof/>
            <w:rtl/>
          </w:rPr>
          <w:t>شکل</w:t>
        </w:r>
        <w:r w:rsidRPr="00835CD6">
          <w:rPr>
            <w:rStyle w:val="Hyperlink"/>
            <w:rFonts w:cs="B Nazanin"/>
            <w:noProof/>
            <w:rtl/>
          </w:rPr>
          <w:t xml:space="preserve"> 2</w:t>
        </w:r>
        <w:r w:rsidRPr="00835CD6">
          <w:rPr>
            <w:rStyle w:val="Hyperlink"/>
            <w:rFonts w:cs="B Nazanin"/>
            <w:noProof/>
            <w:rtl/>
            <w:lang w:bidi="fa-IR"/>
          </w:rPr>
          <w:t xml:space="preserve">: </w:t>
        </w:r>
        <w:r w:rsidRPr="00835CD6">
          <w:rPr>
            <w:rStyle w:val="Hyperlink"/>
            <w:rFonts w:cs="B Nazanin" w:hint="eastAsia"/>
            <w:noProof/>
            <w:rtl/>
            <w:lang w:bidi="fa-IR"/>
          </w:rPr>
          <w:t>بررس</w:t>
        </w:r>
        <w:r w:rsidRPr="00835CD6">
          <w:rPr>
            <w:rStyle w:val="Hyperlink"/>
            <w:rFonts w:cs="B Nazanin" w:hint="cs"/>
            <w:noProof/>
            <w:rtl/>
            <w:lang w:bidi="fa-IR"/>
          </w:rPr>
          <w:t>ی</w:t>
        </w:r>
        <w:r w:rsidRPr="00835CD6">
          <w:rPr>
            <w:rStyle w:val="Hyperlink"/>
            <w:rFonts w:cs="B Nazanin"/>
            <w:noProof/>
            <w:rtl/>
            <w:lang w:bidi="fa-IR"/>
          </w:rPr>
          <w:t xml:space="preserve"> </w:t>
        </w:r>
        <w:r w:rsidRPr="00835CD6">
          <w:rPr>
            <w:rStyle w:val="Hyperlink"/>
            <w:rFonts w:cs="B Nazanin" w:hint="eastAsia"/>
            <w:noProof/>
            <w:rtl/>
            <w:lang w:bidi="fa-IR"/>
          </w:rPr>
          <w:t>روند</w:t>
        </w:r>
        <w:r w:rsidRPr="00835CD6">
          <w:rPr>
            <w:rStyle w:val="Hyperlink"/>
            <w:rFonts w:cs="B Nazanin"/>
            <w:noProof/>
            <w:rtl/>
            <w:lang w:bidi="fa-IR"/>
          </w:rPr>
          <w:t xml:space="preserve"> </w:t>
        </w:r>
        <w:r w:rsidRPr="00835CD6">
          <w:rPr>
            <w:rStyle w:val="Hyperlink"/>
            <w:rFonts w:cs="B Nazanin" w:hint="eastAsia"/>
            <w:noProof/>
            <w:rtl/>
            <w:lang w:bidi="fa-IR"/>
          </w:rPr>
          <w:t>داده‌ها</w:t>
        </w:r>
        <w:r w:rsidRPr="00835CD6">
          <w:rPr>
            <w:rStyle w:val="Hyperlink"/>
            <w:rFonts w:cs="B Nazanin" w:hint="cs"/>
            <w:noProof/>
            <w:rtl/>
            <w:lang w:bidi="fa-IR"/>
          </w:rPr>
          <w:t>ی</w:t>
        </w:r>
        <w:r w:rsidRPr="00835CD6">
          <w:rPr>
            <w:rStyle w:val="Hyperlink"/>
            <w:rFonts w:cs="B Nazanin"/>
            <w:noProof/>
            <w:rtl/>
            <w:lang w:bidi="fa-IR"/>
          </w:rPr>
          <w:t xml:space="preserve"> </w:t>
        </w:r>
        <w:r w:rsidRPr="00835CD6">
          <w:rPr>
            <w:rStyle w:val="Hyperlink"/>
            <w:rFonts w:cs="B Nazanin" w:hint="eastAsia"/>
            <w:noProof/>
            <w:rtl/>
            <w:lang w:bidi="fa-IR"/>
          </w:rPr>
          <w:t>گمشده</w:t>
        </w:r>
        <w:r w:rsidRPr="00835CD6">
          <w:rPr>
            <w:rStyle w:val="Hyperlink"/>
            <w:rFonts w:cs="B Nazanin"/>
            <w:noProof/>
            <w:rtl/>
            <w:lang w:bidi="fa-IR"/>
          </w:rPr>
          <w:t xml:space="preserve"> </w:t>
        </w:r>
        <w:r w:rsidRPr="00835CD6">
          <w:rPr>
            <w:rStyle w:val="Hyperlink"/>
            <w:rFonts w:cs="B Nazanin" w:hint="eastAsia"/>
            <w:noProof/>
            <w:rtl/>
            <w:lang w:bidi="fa-IR"/>
          </w:rPr>
          <w:t>در</w:t>
        </w:r>
        <w:r w:rsidRPr="00835CD6">
          <w:rPr>
            <w:rStyle w:val="Hyperlink"/>
            <w:rFonts w:cs="B Nazanin"/>
            <w:noProof/>
            <w:rtl/>
            <w:lang w:bidi="fa-IR"/>
          </w:rPr>
          <w:t xml:space="preserve"> </w:t>
        </w:r>
        <w:r w:rsidRPr="00835CD6">
          <w:rPr>
            <w:rStyle w:val="Hyperlink"/>
            <w:rFonts w:cs="B Nazanin" w:hint="eastAsia"/>
            <w:noProof/>
            <w:rtl/>
            <w:lang w:bidi="fa-IR"/>
          </w:rPr>
          <w:t>روزها</w:t>
        </w:r>
        <w:r w:rsidRPr="00835CD6">
          <w:rPr>
            <w:rStyle w:val="Hyperlink"/>
            <w:rFonts w:cs="B Nazanin" w:hint="cs"/>
            <w:noProof/>
            <w:rtl/>
            <w:lang w:bidi="fa-IR"/>
          </w:rPr>
          <w:t>ی</w:t>
        </w:r>
        <w:r w:rsidRPr="00835CD6">
          <w:rPr>
            <w:rStyle w:val="Hyperlink"/>
            <w:rFonts w:cs="B Nazanin"/>
            <w:noProof/>
            <w:rtl/>
            <w:lang w:bidi="fa-IR"/>
          </w:rPr>
          <w:t xml:space="preserve"> </w:t>
        </w:r>
        <w:r w:rsidRPr="00835CD6">
          <w:rPr>
            <w:rStyle w:val="Hyperlink"/>
            <w:rFonts w:cs="B Nazanin" w:hint="eastAsia"/>
            <w:noProof/>
            <w:rtl/>
            <w:lang w:bidi="fa-IR"/>
          </w:rPr>
          <w:t>سال</w:t>
        </w:r>
        <w:r w:rsidRPr="00835CD6">
          <w:rPr>
            <w:rStyle w:val="Hyperlink"/>
            <w:rFonts w:cs="B Nazanin"/>
            <w:noProof/>
            <w:rtl/>
            <w:lang w:bidi="fa-IR"/>
          </w:rPr>
          <w:t xml:space="preserve"> 1404</w:t>
        </w:r>
        <w:r>
          <w:rPr>
            <w:noProof/>
            <w:webHidden/>
          </w:rPr>
          <w:tab/>
        </w:r>
        <w:r>
          <w:rPr>
            <w:noProof/>
            <w:webHidden/>
          </w:rPr>
          <w:fldChar w:fldCharType="begin"/>
        </w:r>
        <w:r>
          <w:rPr>
            <w:noProof/>
            <w:webHidden/>
          </w:rPr>
          <w:instrText xml:space="preserve"> PAGEREF _Toc231047636 \h </w:instrText>
        </w:r>
      </w:ins>
      <w:r>
        <w:rPr>
          <w:noProof/>
          <w:webHidden/>
        </w:rPr>
      </w:r>
      <w:r>
        <w:rPr>
          <w:noProof/>
          <w:webHidden/>
        </w:rPr>
        <w:fldChar w:fldCharType="separate"/>
      </w:r>
      <w:ins w:id="210" w:author="R" w:date="2026-05-30T15:33:00Z">
        <w:r>
          <w:rPr>
            <w:noProof/>
            <w:webHidden/>
          </w:rPr>
          <w:t>10</w:t>
        </w:r>
        <w:r>
          <w:rPr>
            <w:noProof/>
            <w:webHidden/>
          </w:rPr>
          <w:fldChar w:fldCharType="end"/>
        </w:r>
        <w:r w:rsidRPr="00835CD6">
          <w:rPr>
            <w:rStyle w:val="Hyperlink"/>
            <w:noProof/>
          </w:rPr>
          <w:fldChar w:fldCharType="end"/>
        </w:r>
      </w:ins>
    </w:p>
    <w:p w14:paraId="10AF87DE" w14:textId="17924762" w:rsidR="0015037F" w:rsidRDefault="0015037F">
      <w:pPr>
        <w:pStyle w:val="TableofFigures"/>
        <w:tabs>
          <w:tab w:val="right" w:leader="dot" w:pos="9350"/>
        </w:tabs>
        <w:rPr>
          <w:ins w:id="211" w:author="R" w:date="2026-05-30T15:33:00Z"/>
          <w:rFonts w:asciiTheme="minorHAnsi" w:eastAsiaTheme="minorEastAsia" w:hAnsiTheme="minorHAnsi"/>
          <w:noProof/>
        </w:rPr>
        <w:pPrChange w:id="212" w:author="R" w:date="2026-05-30T15:33:00Z">
          <w:pPr>
            <w:pStyle w:val="TableofFigures"/>
            <w:tabs>
              <w:tab w:val="right" w:leader="dot" w:pos="9350"/>
            </w:tabs>
            <w:bidi w:val="0"/>
          </w:pPr>
        </w:pPrChange>
      </w:pPr>
      <w:ins w:id="213" w:author="R" w:date="2026-05-30T15:33:00Z">
        <w:r w:rsidRPr="00835CD6">
          <w:rPr>
            <w:rStyle w:val="Hyperlink"/>
            <w:noProof/>
          </w:rPr>
          <w:fldChar w:fldCharType="begin"/>
        </w:r>
        <w:r w:rsidRPr="00835CD6">
          <w:rPr>
            <w:rStyle w:val="Hyperlink"/>
            <w:noProof/>
          </w:rPr>
          <w:instrText xml:space="preserve"> </w:instrText>
        </w:r>
        <w:r>
          <w:rPr>
            <w:noProof/>
          </w:rPr>
          <w:instrText>HYPERLINK \l "_Toc231047637"</w:instrText>
        </w:r>
        <w:r w:rsidRPr="00835CD6">
          <w:rPr>
            <w:rStyle w:val="Hyperlink"/>
            <w:noProof/>
          </w:rPr>
          <w:instrText xml:space="preserve"> </w:instrText>
        </w:r>
        <w:r w:rsidRPr="00835CD6">
          <w:rPr>
            <w:rStyle w:val="Hyperlink"/>
            <w:noProof/>
          </w:rPr>
          <w:fldChar w:fldCharType="separate"/>
        </w:r>
        <w:r w:rsidRPr="00835CD6">
          <w:rPr>
            <w:rStyle w:val="Hyperlink"/>
            <w:rFonts w:cs="B Nazanin" w:hint="eastAsia"/>
            <w:noProof/>
            <w:rtl/>
          </w:rPr>
          <w:t>شکل</w:t>
        </w:r>
        <w:r w:rsidRPr="00835CD6">
          <w:rPr>
            <w:rStyle w:val="Hyperlink"/>
            <w:rFonts w:cs="B Nazanin"/>
            <w:noProof/>
            <w:rtl/>
          </w:rPr>
          <w:t xml:space="preserve"> 3</w:t>
        </w:r>
        <w:r w:rsidRPr="00835CD6">
          <w:rPr>
            <w:rStyle w:val="Hyperlink"/>
            <w:rFonts w:cs="B Nazanin"/>
            <w:noProof/>
            <w:rtl/>
            <w:lang w:bidi="fa-IR"/>
          </w:rPr>
          <w:t xml:space="preserve"> : </w:t>
        </w:r>
        <w:r w:rsidRPr="00835CD6">
          <w:rPr>
            <w:rStyle w:val="Hyperlink"/>
            <w:rFonts w:cs="B Nazanin" w:hint="eastAsia"/>
            <w:noProof/>
            <w:rtl/>
            <w:lang w:bidi="fa-IR"/>
          </w:rPr>
          <w:t>روند</w:t>
        </w:r>
        <w:r w:rsidRPr="00835CD6">
          <w:rPr>
            <w:rStyle w:val="Hyperlink"/>
            <w:rFonts w:cs="B Nazanin"/>
            <w:noProof/>
            <w:rtl/>
            <w:lang w:bidi="fa-IR"/>
          </w:rPr>
          <w:t xml:space="preserve"> </w:t>
        </w:r>
        <w:r w:rsidRPr="00835CD6">
          <w:rPr>
            <w:rStyle w:val="Hyperlink"/>
            <w:rFonts w:cs="B Nazanin" w:hint="eastAsia"/>
            <w:noProof/>
            <w:rtl/>
            <w:lang w:bidi="fa-IR"/>
          </w:rPr>
          <w:t>داده‌ها</w:t>
        </w:r>
        <w:r w:rsidRPr="00835CD6">
          <w:rPr>
            <w:rStyle w:val="Hyperlink"/>
            <w:rFonts w:cs="B Nazanin" w:hint="cs"/>
            <w:noProof/>
            <w:rtl/>
            <w:lang w:bidi="fa-IR"/>
          </w:rPr>
          <w:t>ی</w:t>
        </w:r>
        <w:r w:rsidRPr="00835CD6">
          <w:rPr>
            <w:rStyle w:val="Hyperlink"/>
            <w:rFonts w:cs="B Nazanin"/>
            <w:noProof/>
            <w:rtl/>
            <w:lang w:bidi="fa-IR"/>
          </w:rPr>
          <w:t xml:space="preserve"> </w:t>
        </w:r>
        <w:r w:rsidRPr="00835CD6">
          <w:rPr>
            <w:rStyle w:val="Hyperlink"/>
            <w:rFonts w:cs="B Nazanin" w:hint="eastAsia"/>
            <w:noProof/>
            <w:rtl/>
            <w:lang w:bidi="fa-IR"/>
          </w:rPr>
          <w:t>منف</w:t>
        </w:r>
        <w:r w:rsidRPr="00835CD6">
          <w:rPr>
            <w:rStyle w:val="Hyperlink"/>
            <w:rFonts w:cs="B Nazanin" w:hint="cs"/>
            <w:noProof/>
            <w:rtl/>
            <w:lang w:bidi="fa-IR"/>
          </w:rPr>
          <w:t>ی</w:t>
        </w:r>
        <w:r w:rsidRPr="00835CD6">
          <w:rPr>
            <w:rStyle w:val="Hyperlink"/>
            <w:rFonts w:cs="B Nazanin"/>
            <w:noProof/>
            <w:rtl/>
            <w:lang w:bidi="fa-IR"/>
          </w:rPr>
          <w:t xml:space="preserve"> </w:t>
        </w:r>
        <w:r w:rsidRPr="00835CD6">
          <w:rPr>
            <w:rStyle w:val="Hyperlink"/>
            <w:rFonts w:cs="B Nazanin" w:hint="eastAsia"/>
            <w:noProof/>
            <w:rtl/>
            <w:lang w:bidi="fa-IR"/>
          </w:rPr>
          <w:t>در</w:t>
        </w:r>
        <w:r w:rsidRPr="00835CD6">
          <w:rPr>
            <w:rStyle w:val="Hyperlink"/>
            <w:rFonts w:cs="B Nazanin"/>
            <w:noProof/>
            <w:rtl/>
            <w:lang w:bidi="fa-IR"/>
          </w:rPr>
          <w:t xml:space="preserve"> </w:t>
        </w:r>
        <w:r w:rsidRPr="00835CD6">
          <w:rPr>
            <w:rStyle w:val="Hyperlink"/>
            <w:rFonts w:cs="B Nazanin" w:hint="eastAsia"/>
            <w:noProof/>
            <w:rtl/>
            <w:lang w:bidi="fa-IR"/>
          </w:rPr>
          <w:t>سال</w:t>
        </w:r>
        <w:r w:rsidRPr="00835CD6">
          <w:rPr>
            <w:rStyle w:val="Hyperlink"/>
            <w:rFonts w:cs="B Nazanin"/>
            <w:noProof/>
            <w:rtl/>
            <w:lang w:bidi="fa-IR"/>
          </w:rPr>
          <w:t xml:space="preserve"> 1404</w:t>
        </w:r>
        <w:r>
          <w:rPr>
            <w:noProof/>
            <w:webHidden/>
          </w:rPr>
          <w:tab/>
        </w:r>
        <w:r>
          <w:rPr>
            <w:noProof/>
            <w:webHidden/>
          </w:rPr>
          <w:fldChar w:fldCharType="begin"/>
        </w:r>
        <w:r>
          <w:rPr>
            <w:noProof/>
            <w:webHidden/>
          </w:rPr>
          <w:instrText xml:space="preserve"> PAGEREF _Toc231047637 \h </w:instrText>
        </w:r>
      </w:ins>
      <w:r>
        <w:rPr>
          <w:noProof/>
          <w:webHidden/>
        </w:rPr>
      </w:r>
      <w:r>
        <w:rPr>
          <w:noProof/>
          <w:webHidden/>
        </w:rPr>
        <w:fldChar w:fldCharType="separate"/>
      </w:r>
      <w:ins w:id="214" w:author="R" w:date="2026-05-30T15:33:00Z">
        <w:r>
          <w:rPr>
            <w:noProof/>
            <w:webHidden/>
          </w:rPr>
          <w:t>12</w:t>
        </w:r>
        <w:r>
          <w:rPr>
            <w:noProof/>
            <w:webHidden/>
          </w:rPr>
          <w:fldChar w:fldCharType="end"/>
        </w:r>
        <w:r w:rsidRPr="00835CD6">
          <w:rPr>
            <w:rStyle w:val="Hyperlink"/>
            <w:noProof/>
          </w:rPr>
          <w:fldChar w:fldCharType="end"/>
        </w:r>
      </w:ins>
    </w:p>
    <w:p w14:paraId="38FC1555" w14:textId="33E556CF" w:rsidR="0015037F" w:rsidRDefault="0015037F">
      <w:pPr>
        <w:pStyle w:val="TableofFigures"/>
        <w:tabs>
          <w:tab w:val="right" w:leader="dot" w:pos="9350"/>
        </w:tabs>
        <w:rPr>
          <w:ins w:id="215" w:author="R" w:date="2026-05-30T15:33:00Z"/>
          <w:rFonts w:asciiTheme="minorHAnsi" w:eastAsiaTheme="minorEastAsia" w:hAnsiTheme="minorHAnsi"/>
          <w:noProof/>
        </w:rPr>
        <w:pPrChange w:id="216" w:author="R" w:date="2026-05-30T15:33:00Z">
          <w:pPr>
            <w:pStyle w:val="TableofFigures"/>
            <w:tabs>
              <w:tab w:val="right" w:leader="dot" w:pos="9350"/>
            </w:tabs>
            <w:bidi w:val="0"/>
          </w:pPr>
        </w:pPrChange>
      </w:pPr>
      <w:ins w:id="217" w:author="R" w:date="2026-05-30T15:33:00Z">
        <w:r w:rsidRPr="00835CD6">
          <w:rPr>
            <w:rStyle w:val="Hyperlink"/>
            <w:noProof/>
          </w:rPr>
          <w:fldChar w:fldCharType="begin"/>
        </w:r>
        <w:r w:rsidRPr="00835CD6">
          <w:rPr>
            <w:rStyle w:val="Hyperlink"/>
            <w:noProof/>
          </w:rPr>
          <w:instrText xml:space="preserve"> </w:instrText>
        </w:r>
        <w:r>
          <w:rPr>
            <w:noProof/>
          </w:rPr>
          <w:instrText>HYPERLINK \l "_Toc231047638"</w:instrText>
        </w:r>
        <w:r w:rsidRPr="00835CD6">
          <w:rPr>
            <w:rStyle w:val="Hyperlink"/>
            <w:noProof/>
          </w:rPr>
          <w:instrText xml:space="preserve"> </w:instrText>
        </w:r>
        <w:r w:rsidRPr="00835CD6">
          <w:rPr>
            <w:rStyle w:val="Hyperlink"/>
            <w:noProof/>
          </w:rPr>
          <w:fldChar w:fldCharType="separate"/>
        </w:r>
        <w:r w:rsidRPr="00835CD6">
          <w:rPr>
            <w:rStyle w:val="Hyperlink"/>
            <w:rFonts w:cs="B Nazanin" w:hint="eastAsia"/>
            <w:noProof/>
            <w:rtl/>
          </w:rPr>
          <w:t>شکل</w:t>
        </w:r>
        <w:r w:rsidRPr="00835CD6">
          <w:rPr>
            <w:rStyle w:val="Hyperlink"/>
            <w:rFonts w:cs="B Nazanin"/>
            <w:noProof/>
            <w:rtl/>
          </w:rPr>
          <w:t xml:space="preserve"> 4</w:t>
        </w:r>
        <w:r w:rsidRPr="00835CD6">
          <w:rPr>
            <w:rStyle w:val="Hyperlink"/>
            <w:rFonts w:cs="B Nazanin"/>
            <w:noProof/>
            <w:rtl/>
            <w:lang w:bidi="fa-IR"/>
          </w:rPr>
          <w:t xml:space="preserve"> : </w:t>
        </w:r>
        <w:r w:rsidRPr="00835CD6">
          <w:rPr>
            <w:rStyle w:val="Hyperlink"/>
            <w:rFonts w:cs="B Nazanin" w:hint="eastAsia"/>
            <w:noProof/>
            <w:rtl/>
            <w:lang w:bidi="fa-IR"/>
          </w:rPr>
          <w:t>روند</w:t>
        </w:r>
        <w:r w:rsidRPr="00835CD6">
          <w:rPr>
            <w:rStyle w:val="Hyperlink"/>
            <w:rFonts w:cs="B Nazanin"/>
            <w:noProof/>
            <w:rtl/>
            <w:lang w:bidi="fa-IR"/>
          </w:rPr>
          <w:t xml:space="preserve"> </w:t>
        </w:r>
        <w:r w:rsidRPr="00835CD6">
          <w:rPr>
            <w:rStyle w:val="Hyperlink"/>
            <w:rFonts w:cs="B Nazanin" w:hint="eastAsia"/>
            <w:noProof/>
            <w:rtl/>
            <w:lang w:bidi="fa-IR"/>
          </w:rPr>
          <w:t>داده‌ها</w:t>
        </w:r>
        <w:r w:rsidRPr="00835CD6">
          <w:rPr>
            <w:rStyle w:val="Hyperlink"/>
            <w:rFonts w:cs="B Nazanin" w:hint="cs"/>
            <w:noProof/>
            <w:rtl/>
            <w:lang w:bidi="fa-IR"/>
          </w:rPr>
          <w:t>ی</w:t>
        </w:r>
        <w:r w:rsidRPr="00835CD6">
          <w:rPr>
            <w:rStyle w:val="Hyperlink"/>
            <w:rFonts w:cs="B Nazanin"/>
            <w:noProof/>
            <w:rtl/>
            <w:lang w:bidi="fa-IR"/>
          </w:rPr>
          <w:t xml:space="preserve"> </w:t>
        </w:r>
        <w:r w:rsidRPr="00835CD6">
          <w:rPr>
            <w:rStyle w:val="Hyperlink"/>
            <w:rFonts w:cs="B Nazanin" w:hint="eastAsia"/>
            <w:noProof/>
            <w:rtl/>
            <w:lang w:bidi="fa-IR"/>
          </w:rPr>
          <w:t>صفر</w:t>
        </w:r>
        <w:r w:rsidRPr="00835CD6">
          <w:rPr>
            <w:rStyle w:val="Hyperlink"/>
            <w:rFonts w:cs="B Nazanin"/>
            <w:noProof/>
            <w:rtl/>
            <w:lang w:bidi="fa-IR"/>
          </w:rPr>
          <w:t xml:space="preserve"> </w:t>
        </w:r>
        <w:r w:rsidRPr="00835CD6">
          <w:rPr>
            <w:rStyle w:val="Hyperlink"/>
            <w:rFonts w:cs="B Nazanin" w:hint="eastAsia"/>
            <w:noProof/>
            <w:rtl/>
            <w:lang w:bidi="fa-IR"/>
          </w:rPr>
          <w:t>در</w:t>
        </w:r>
        <w:r w:rsidRPr="00835CD6">
          <w:rPr>
            <w:rStyle w:val="Hyperlink"/>
            <w:rFonts w:cs="B Nazanin"/>
            <w:noProof/>
            <w:rtl/>
            <w:lang w:bidi="fa-IR"/>
          </w:rPr>
          <w:t xml:space="preserve"> </w:t>
        </w:r>
        <w:r w:rsidRPr="00835CD6">
          <w:rPr>
            <w:rStyle w:val="Hyperlink"/>
            <w:rFonts w:cs="B Nazanin" w:hint="eastAsia"/>
            <w:noProof/>
            <w:rtl/>
            <w:lang w:bidi="fa-IR"/>
          </w:rPr>
          <w:t>روزها</w:t>
        </w:r>
        <w:r w:rsidRPr="00835CD6">
          <w:rPr>
            <w:rStyle w:val="Hyperlink"/>
            <w:rFonts w:cs="B Nazanin" w:hint="cs"/>
            <w:noProof/>
            <w:rtl/>
            <w:lang w:bidi="fa-IR"/>
          </w:rPr>
          <w:t>ی</w:t>
        </w:r>
        <w:r w:rsidRPr="00835CD6">
          <w:rPr>
            <w:rStyle w:val="Hyperlink"/>
            <w:rFonts w:cs="B Nazanin"/>
            <w:noProof/>
            <w:rtl/>
            <w:lang w:bidi="fa-IR"/>
          </w:rPr>
          <w:t xml:space="preserve"> </w:t>
        </w:r>
        <w:r w:rsidRPr="00835CD6">
          <w:rPr>
            <w:rStyle w:val="Hyperlink"/>
            <w:rFonts w:cs="B Nazanin" w:hint="eastAsia"/>
            <w:noProof/>
            <w:rtl/>
            <w:lang w:bidi="fa-IR"/>
          </w:rPr>
          <w:t>سال</w:t>
        </w:r>
        <w:r w:rsidRPr="00835CD6">
          <w:rPr>
            <w:rStyle w:val="Hyperlink"/>
            <w:rFonts w:cs="B Nazanin"/>
            <w:noProof/>
            <w:rtl/>
            <w:lang w:bidi="fa-IR"/>
          </w:rPr>
          <w:t xml:space="preserve"> 1404</w:t>
        </w:r>
        <w:r>
          <w:rPr>
            <w:noProof/>
            <w:webHidden/>
          </w:rPr>
          <w:tab/>
        </w:r>
        <w:r>
          <w:rPr>
            <w:noProof/>
            <w:webHidden/>
          </w:rPr>
          <w:fldChar w:fldCharType="begin"/>
        </w:r>
        <w:r>
          <w:rPr>
            <w:noProof/>
            <w:webHidden/>
          </w:rPr>
          <w:instrText xml:space="preserve"> PAGEREF _Toc231047638 \h </w:instrText>
        </w:r>
      </w:ins>
      <w:r>
        <w:rPr>
          <w:noProof/>
          <w:webHidden/>
        </w:rPr>
      </w:r>
      <w:r>
        <w:rPr>
          <w:noProof/>
          <w:webHidden/>
        </w:rPr>
        <w:fldChar w:fldCharType="separate"/>
      </w:r>
      <w:ins w:id="218" w:author="R" w:date="2026-05-30T15:33:00Z">
        <w:r>
          <w:rPr>
            <w:noProof/>
            <w:webHidden/>
          </w:rPr>
          <w:t>13</w:t>
        </w:r>
        <w:r>
          <w:rPr>
            <w:noProof/>
            <w:webHidden/>
          </w:rPr>
          <w:fldChar w:fldCharType="end"/>
        </w:r>
        <w:r w:rsidRPr="00835CD6">
          <w:rPr>
            <w:rStyle w:val="Hyperlink"/>
            <w:noProof/>
          </w:rPr>
          <w:fldChar w:fldCharType="end"/>
        </w:r>
      </w:ins>
    </w:p>
    <w:p w14:paraId="6A50BF2F" w14:textId="36E61776" w:rsidR="00C82D9B" w:rsidRPr="007506E2" w:rsidDel="00FE6937" w:rsidRDefault="00F05CB9" w:rsidP="00732382">
      <w:pPr>
        <w:pStyle w:val="TableofFigures"/>
        <w:tabs>
          <w:tab w:val="right" w:leader="dot" w:pos="9350"/>
        </w:tabs>
        <w:spacing w:after="100"/>
        <w:ind w:firstLine="0"/>
        <w:jc w:val="left"/>
        <w:rPr>
          <w:del w:id="219" w:author="R" w:date="2026-05-30T09:33:00Z"/>
          <w:rFonts w:asciiTheme="minorHAnsi" w:eastAsiaTheme="minorEastAsia" w:hAnsiTheme="minorHAnsi" w:cs="B Nazanin"/>
          <w:noProof/>
        </w:rPr>
      </w:pPr>
      <w:del w:id="220" w:author="R" w:date="2026-05-30T09:33:00Z">
        <w:r w:rsidDel="00FE6937">
          <w:rPr>
            <w:noProof/>
          </w:rPr>
          <w:fldChar w:fldCharType="begin"/>
        </w:r>
        <w:r w:rsidDel="00FE6937">
          <w:rPr>
            <w:noProof/>
          </w:rPr>
          <w:delInstrText xml:space="preserve"> HYPERLINK \l "_Toc230698320" </w:delInstrText>
        </w:r>
        <w:r w:rsidDel="00FE6937">
          <w:rPr>
            <w:noProof/>
          </w:rPr>
          <w:fldChar w:fldCharType="separate"/>
        </w:r>
      </w:del>
      <w:ins w:id="221" w:author="R" w:date="2026-05-30T15:33:00Z">
        <w:r w:rsidR="0015037F">
          <w:rPr>
            <w:b/>
            <w:bCs/>
            <w:noProof/>
          </w:rPr>
          <w:t>Error! Hyperlink reference not valid.</w:t>
        </w:r>
      </w:ins>
      <w:del w:id="222" w:author="R" w:date="2026-05-30T09:33:00Z">
        <w:r w:rsidR="00C82D9B" w:rsidRPr="007506E2" w:rsidDel="00FE6937">
          <w:rPr>
            <w:rStyle w:val="Hyperlink"/>
            <w:rFonts w:cs="B Nazanin"/>
            <w:noProof/>
            <w:rtl/>
          </w:rPr>
          <w:delText>شکل 1</w:delText>
        </w:r>
        <w:r w:rsidR="00C82D9B" w:rsidRPr="007506E2" w:rsidDel="00FE6937">
          <w:rPr>
            <w:rStyle w:val="Hyperlink"/>
            <w:rFonts w:cs="B Nazanin"/>
            <w:noProof/>
            <w:rtl/>
            <w:lang w:bidi="fa-IR"/>
          </w:rPr>
          <w:delText xml:space="preserve"> : بخش</w:delText>
        </w:r>
        <w:r w:rsidR="00C82D9B" w:rsidRPr="007506E2" w:rsidDel="00FE6937">
          <w:rPr>
            <w:rStyle w:val="Hyperlink"/>
            <w:rFonts w:cs="B Nazanin" w:hint="cs"/>
            <w:noProof/>
            <w:rtl/>
            <w:lang w:bidi="fa-IR"/>
          </w:rPr>
          <w:delText>ی</w:delText>
        </w:r>
        <w:r w:rsidR="00C82D9B" w:rsidRPr="007506E2" w:rsidDel="00FE6937">
          <w:rPr>
            <w:rStyle w:val="Hyperlink"/>
            <w:rFonts w:cs="B Nazanin"/>
            <w:noProof/>
            <w:rtl/>
            <w:lang w:bidi="fa-IR"/>
          </w:rPr>
          <w:delText xml:space="preserve"> از جدول مجموعه داده</w:delText>
        </w:r>
        <w:r w:rsidR="00C82D9B" w:rsidRPr="007506E2" w:rsidDel="00FE6937">
          <w:rPr>
            <w:rFonts w:cs="B Nazanin"/>
            <w:noProof/>
            <w:webHidden/>
          </w:rPr>
          <w:tab/>
        </w:r>
        <w:r w:rsidR="00C82D9B" w:rsidRPr="007506E2" w:rsidDel="00FE6937">
          <w:rPr>
            <w:rFonts w:cs="B Nazanin"/>
            <w:noProof/>
            <w:webHidden/>
          </w:rPr>
          <w:fldChar w:fldCharType="begin"/>
        </w:r>
        <w:r w:rsidR="00C82D9B" w:rsidRPr="007506E2" w:rsidDel="00FE6937">
          <w:rPr>
            <w:rFonts w:cs="B Nazanin"/>
            <w:noProof/>
            <w:webHidden/>
          </w:rPr>
          <w:delInstrText xml:space="preserve"> PAGEREF _Toc230698320 \h </w:delInstrText>
        </w:r>
        <w:r w:rsidR="00C82D9B" w:rsidRPr="007506E2" w:rsidDel="00FE6937">
          <w:rPr>
            <w:rFonts w:cs="B Nazanin"/>
            <w:noProof/>
            <w:webHidden/>
          </w:rPr>
        </w:r>
        <w:r w:rsidR="00C82D9B" w:rsidRPr="007506E2" w:rsidDel="00FE6937">
          <w:rPr>
            <w:rFonts w:cs="B Nazanin"/>
            <w:noProof/>
            <w:webHidden/>
          </w:rPr>
          <w:fldChar w:fldCharType="separate"/>
        </w:r>
        <w:r w:rsidR="00C82D9B" w:rsidRPr="007506E2" w:rsidDel="00FE6937">
          <w:rPr>
            <w:rFonts w:cs="B Nazanin"/>
            <w:noProof/>
            <w:webHidden/>
          </w:rPr>
          <w:delText>6</w:delText>
        </w:r>
        <w:r w:rsidR="00C82D9B" w:rsidRPr="007506E2" w:rsidDel="00FE6937">
          <w:rPr>
            <w:rFonts w:cs="B Nazanin"/>
            <w:noProof/>
            <w:webHidden/>
          </w:rPr>
          <w:fldChar w:fldCharType="end"/>
        </w:r>
        <w:r w:rsidDel="00FE6937">
          <w:rPr>
            <w:rFonts w:cs="B Nazanin"/>
            <w:noProof/>
          </w:rPr>
          <w:fldChar w:fldCharType="end"/>
        </w:r>
      </w:del>
    </w:p>
    <w:p w14:paraId="36C36CC7" w14:textId="1DEA8FA5" w:rsidR="00C82D9B" w:rsidRPr="007506E2" w:rsidDel="00FE6937" w:rsidRDefault="00F05CB9" w:rsidP="00732382">
      <w:pPr>
        <w:pStyle w:val="TableofFigures"/>
        <w:tabs>
          <w:tab w:val="right" w:leader="dot" w:pos="9350"/>
        </w:tabs>
        <w:spacing w:after="100"/>
        <w:ind w:firstLine="0"/>
        <w:jc w:val="left"/>
        <w:rPr>
          <w:del w:id="223" w:author="R" w:date="2026-05-30T09:33:00Z"/>
          <w:rFonts w:asciiTheme="minorHAnsi" w:eastAsiaTheme="minorEastAsia" w:hAnsiTheme="minorHAnsi" w:cs="B Nazanin"/>
          <w:noProof/>
        </w:rPr>
      </w:pPr>
      <w:del w:id="224" w:author="R" w:date="2026-05-30T09:33:00Z">
        <w:r w:rsidDel="00FE6937">
          <w:rPr>
            <w:noProof/>
          </w:rPr>
          <w:fldChar w:fldCharType="begin"/>
        </w:r>
        <w:r w:rsidDel="00FE6937">
          <w:rPr>
            <w:noProof/>
          </w:rPr>
          <w:delInstrText xml:space="preserve"> HYPERLINK \l "_Toc230698321" </w:delInstrText>
        </w:r>
        <w:r w:rsidDel="00FE6937">
          <w:rPr>
            <w:noProof/>
          </w:rPr>
          <w:fldChar w:fldCharType="separate"/>
        </w:r>
      </w:del>
      <w:ins w:id="225" w:author="R" w:date="2026-05-30T15:33:00Z">
        <w:r w:rsidR="0015037F">
          <w:rPr>
            <w:b/>
            <w:bCs/>
            <w:noProof/>
          </w:rPr>
          <w:t>Error! Hyperlink reference not valid.</w:t>
        </w:r>
      </w:ins>
      <w:del w:id="226" w:author="R" w:date="2026-05-30T09:33:00Z">
        <w:r w:rsidR="00C82D9B" w:rsidRPr="007506E2" w:rsidDel="00FE6937">
          <w:rPr>
            <w:rStyle w:val="Hyperlink"/>
            <w:rFonts w:cs="B Nazanin"/>
            <w:noProof/>
            <w:rtl/>
          </w:rPr>
          <w:delText>شکل 2</w:delText>
        </w:r>
        <w:r w:rsidR="00C82D9B" w:rsidRPr="007506E2" w:rsidDel="00FE6937">
          <w:rPr>
            <w:rStyle w:val="Hyperlink"/>
            <w:rFonts w:cs="B Nazanin"/>
            <w:noProof/>
            <w:rtl/>
            <w:lang w:bidi="fa-IR"/>
          </w:rPr>
          <w:delText>: بررس</w:delText>
        </w:r>
        <w:r w:rsidR="00C82D9B" w:rsidRPr="007506E2" w:rsidDel="00FE6937">
          <w:rPr>
            <w:rStyle w:val="Hyperlink"/>
            <w:rFonts w:cs="B Nazanin" w:hint="cs"/>
            <w:noProof/>
            <w:rtl/>
            <w:lang w:bidi="fa-IR"/>
          </w:rPr>
          <w:delText>ی</w:delText>
        </w:r>
        <w:r w:rsidR="00C82D9B" w:rsidRPr="007506E2" w:rsidDel="00FE6937">
          <w:rPr>
            <w:rStyle w:val="Hyperlink"/>
            <w:rFonts w:cs="B Nazanin"/>
            <w:noProof/>
            <w:rtl/>
            <w:lang w:bidi="fa-IR"/>
          </w:rPr>
          <w:delText xml:space="preserve"> روند داده‌ها</w:delText>
        </w:r>
        <w:r w:rsidR="00C82D9B" w:rsidRPr="007506E2" w:rsidDel="00FE6937">
          <w:rPr>
            <w:rStyle w:val="Hyperlink"/>
            <w:rFonts w:cs="B Nazanin" w:hint="cs"/>
            <w:noProof/>
            <w:rtl/>
            <w:lang w:bidi="fa-IR"/>
          </w:rPr>
          <w:delText>ی</w:delText>
        </w:r>
        <w:r w:rsidR="00C82D9B" w:rsidRPr="007506E2" w:rsidDel="00FE6937">
          <w:rPr>
            <w:rStyle w:val="Hyperlink"/>
            <w:rFonts w:cs="B Nazanin"/>
            <w:noProof/>
            <w:rtl/>
            <w:lang w:bidi="fa-IR"/>
          </w:rPr>
          <w:delText xml:space="preserve"> گمشده در روزها</w:delText>
        </w:r>
        <w:r w:rsidR="00C82D9B" w:rsidRPr="007506E2" w:rsidDel="00FE6937">
          <w:rPr>
            <w:rStyle w:val="Hyperlink"/>
            <w:rFonts w:cs="B Nazanin" w:hint="cs"/>
            <w:noProof/>
            <w:rtl/>
            <w:lang w:bidi="fa-IR"/>
          </w:rPr>
          <w:delText>ی</w:delText>
        </w:r>
        <w:r w:rsidR="00C82D9B" w:rsidRPr="007506E2" w:rsidDel="00FE6937">
          <w:rPr>
            <w:rStyle w:val="Hyperlink"/>
            <w:rFonts w:cs="B Nazanin"/>
            <w:noProof/>
            <w:rtl/>
            <w:lang w:bidi="fa-IR"/>
          </w:rPr>
          <w:delText xml:space="preserve"> سال 1404</w:delText>
        </w:r>
        <w:r w:rsidR="00C82D9B" w:rsidRPr="007506E2" w:rsidDel="00FE6937">
          <w:rPr>
            <w:rFonts w:cs="B Nazanin"/>
            <w:noProof/>
            <w:webHidden/>
          </w:rPr>
          <w:tab/>
        </w:r>
        <w:r w:rsidR="00C82D9B" w:rsidRPr="007506E2" w:rsidDel="00FE6937">
          <w:rPr>
            <w:rFonts w:cs="B Nazanin"/>
            <w:noProof/>
            <w:webHidden/>
          </w:rPr>
          <w:fldChar w:fldCharType="begin"/>
        </w:r>
        <w:r w:rsidR="00C82D9B" w:rsidRPr="007506E2" w:rsidDel="00FE6937">
          <w:rPr>
            <w:rFonts w:cs="B Nazanin"/>
            <w:noProof/>
            <w:webHidden/>
          </w:rPr>
          <w:delInstrText xml:space="preserve"> PAGEREF _Toc230698321 \h </w:delInstrText>
        </w:r>
        <w:r w:rsidR="00C82D9B" w:rsidRPr="007506E2" w:rsidDel="00FE6937">
          <w:rPr>
            <w:rFonts w:cs="B Nazanin"/>
            <w:noProof/>
            <w:webHidden/>
          </w:rPr>
        </w:r>
        <w:r w:rsidR="00C82D9B" w:rsidRPr="007506E2" w:rsidDel="00FE6937">
          <w:rPr>
            <w:rFonts w:cs="B Nazanin"/>
            <w:noProof/>
            <w:webHidden/>
          </w:rPr>
          <w:fldChar w:fldCharType="separate"/>
        </w:r>
        <w:r w:rsidR="00C82D9B" w:rsidRPr="007506E2" w:rsidDel="00FE6937">
          <w:rPr>
            <w:rFonts w:cs="B Nazanin"/>
            <w:noProof/>
            <w:webHidden/>
          </w:rPr>
          <w:delText>10</w:delText>
        </w:r>
        <w:r w:rsidR="00C82D9B" w:rsidRPr="007506E2" w:rsidDel="00FE6937">
          <w:rPr>
            <w:rFonts w:cs="B Nazanin"/>
            <w:noProof/>
            <w:webHidden/>
          </w:rPr>
          <w:fldChar w:fldCharType="end"/>
        </w:r>
        <w:r w:rsidDel="00FE6937">
          <w:rPr>
            <w:rFonts w:cs="B Nazanin"/>
            <w:noProof/>
          </w:rPr>
          <w:fldChar w:fldCharType="end"/>
        </w:r>
      </w:del>
    </w:p>
    <w:p w14:paraId="0230EE0E" w14:textId="626F5A36" w:rsidR="00C82D9B" w:rsidRPr="007506E2" w:rsidDel="00FE6937" w:rsidRDefault="00F05CB9">
      <w:pPr>
        <w:pStyle w:val="TableofFigures"/>
        <w:tabs>
          <w:tab w:val="right" w:leader="dot" w:pos="9350"/>
        </w:tabs>
        <w:spacing w:after="100"/>
        <w:ind w:firstLine="0"/>
        <w:jc w:val="left"/>
        <w:rPr>
          <w:del w:id="227" w:author="R" w:date="2026-05-30T09:33:00Z"/>
          <w:rFonts w:asciiTheme="minorHAnsi" w:eastAsiaTheme="minorEastAsia" w:hAnsiTheme="minorHAnsi" w:cs="B Nazanin"/>
          <w:noProof/>
        </w:rPr>
        <w:pPrChange w:id="228" w:author="R" w:date="2026-05-30T15:33:00Z">
          <w:pPr>
            <w:pStyle w:val="TableofFigures"/>
            <w:tabs>
              <w:tab w:val="right" w:leader="dot" w:pos="9350"/>
            </w:tabs>
            <w:spacing w:after="100"/>
            <w:ind w:firstLine="0"/>
            <w:jc w:val="left"/>
          </w:pPr>
        </w:pPrChange>
      </w:pPr>
      <w:del w:id="229" w:author="R" w:date="2026-05-30T09:33:00Z">
        <w:r w:rsidDel="00FE6937">
          <w:rPr>
            <w:noProof/>
          </w:rPr>
          <w:fldChar w:fldCharType="begin"/>
        </w:r>
        <w:r w:rsidDel="00FE6937">
          <w:rPr>
            <w:noProof/>
          </w:rPr>
          <w:delInstrText xml:space="preserve"> HYPERLINK \l "_Toc230698322" </w:delInstrText>
        </w:r>
        <w:r w:rsidDel="00FE6937">
          <w:rPr>
            <w:noProof/>
          </w:rPr>
          <w:fldChar w:fldCharType="separate"/>
        </w:r>
      </w:del>
      <w:ins w:id="230" w:author="R" w:date="2026-05-30T15:33:00Z">
        <w:r w:rsidR="0015037F">
          <w:rPr>
            <w:b/>
            <w:bCs/>
            <w:noProof/>
          </w:rPr>
          <w:t>Error! Hyperlink reference not valid.</w:t>
        </w:r>
      </w:ins>
      <w:del w:id="231" w:author="R" w:date="2026-05-30T09:33:00Z">
        <w:r w:rsidR="00C82D9B" w:rsidRPr="007506E2" w:rsidDel="00FE6937">
          <w:rPr>
            <w:rStyle w:val="Hyperlink"/>
            <w:rFonts w:cs="B Nazanin"/>
            <w:noProof/>
            <w:rtl/>
          </w:rPr>
          <w:delText>شکل 3</w:delText>
        </w:r>
        <w:r w:rsidR="00C82D9B" w:rsidRPr="007506E2" w:rsidDel="00FE6937">
          <w:rPr>
            <w:rStyle w:val="Hyperlink"/>
            <w:rFonts w:cs="B Nazanin"/>
            <w:noProof/>
            <w:rtl/>
            <w:lang w:bidi="fa-IR"/>
          </w:rPr>
          <w:delText xml:space="preserve"> : روند داده‌ها</w:delText>
        </w:r>
        <w:r w:rsidR="00C82D9B" w:rsidRPr="007506E2" w:rsidDel="00FE6937">
          <w:rPr>
            <w:rStyle w:val="Hyperlink"/>
            <w:rFonts w:cs="B Nazanin" w:hint="cs"/>
            <w:noProof/>
            <w:rtl/>
            <w:lang w:bidi="fa-IR"/>
          </w:rPr>
          <w:delText>ی</w:delText>
        </w:r>
        <w:r w:rsidR="00C82D9B" w:rsidRPr="007506E2" w:rsidDel="00FE6937">
          <w:rPr>
            <w:rStyle w:val="Hyperlink"/>
            <w:rFonts w:cs="B Nazanin"/>
            <w:noProof/>
            <w:rtl/>
            <w:lang w:bidi="fa-IR"/>
          </w:rPr>
          <w:delText xml:space="preserve"> منف</w:delText>
        </w:r>
        <w:r w:rsidR="00C82D9B" w:rsidRPr="007506E2" w:rsidDel="00FE6937">
          <w:rPr>
            <w:rStyle w:val="Hyperlink"/>
            <w:rFonts w:cs="B Nazanin" w:hint="cs"/>
            <w:noProof/>
            <w:rtl/>
            <w:lang w:bidi="fa-IR"/>
          </w:rPr>
          <w:delText>ی</w:delText>
        </w:r>
        <w:r w:rsidR="00C82D9B" w:rsidRPr="007506E2" w:rsidDel="00FE6937">
          <w:rPr>
            <w:rStyle w:val="Hyperlink"/>
            <w:rFonts w:cs="B Nazanin"/>
            <w:noProof/>
            <w:rtl/>
            <w:lang w:bidi="fa-IR"/>
          </w:rPr>
          <w:delText xml:space="preserve"> در سال 1404</w:delText>
        </w:r>
        <w:r w:rsidR="00C82D9B" w:rsidRPr="007506E2" w:rsidDel="00FE6937">
          <w:rPr>
            <w:rFonts w:cs="B Nazanin"/>
            <w:noProof/>
            <w:webHidden/>
          </w:rPr>
          <w:tab/>
        </w:r>
        <w:r w:rsidR="00C82D9B" w:rsidRPr="007506E2" w:rsidDel="00FE6937">
          <w:rPr>
            <w:rFonts w:cs="B Nazanin"/>
            <w:noProof/>
            <w:webHidden/>
          </w:rPr>
          <w:fldChar w:fldCharType="begin"/>
        </w:r>
        <w:r w:rsidR="00C82D9B" w:rsidRPr="007506E2" w:rsidDel="00FE6937">
          <w:rPr>
            <w:rFonts w:cs="B Nazanin"/>
            <w:noProof/>
            <w:webHidden/>
          </w:rPr>
          <w:delInstrText xml:space="preserve"> PAGEREF _Toc230698322 \h </w:delInstrText>
        </w:r>
        <w:r w:rsidR="00C82D9B" w:rsidRPr="007506E2" w:rsidDel="00FE6937">
          <w:rPr>
            <w:rFonts w:cs="B Nazanin"/>
            <w:noProof/>
            <w:webHidden/>
          </w:rPr>
        </w:r>
        <w:r w:rsidR="00C82D9B" w:rsidRPr="007506E2" w:rsidDel="00FE6937">
          <w:rPr>
            <w:rFonts w:cs="B Nazanin"/>
            <w:noProof/>
            <w:webHidden/>
          </w:rPr>
          <w:fldChar w:fldCharType="separate"/>
        </w:r>
        <w:r w:rsidR="00C82D9B" w:rsidRPr="007506E2" w:rsidDel="00FE6937">
          <w:rPr>
            <w:rFonts w:cs="B Nazanin"/>
            <w:noProof/>
            <w:webHidden/>
          </w:rPr>
          <w:delText>12</w:delText>
        </w:r>
        <w:r w:rsidR="00C82D9B" w:rsidRPr="007506E2" w:rsidDel="00FE6937">
          <w:rPr>
            <w:rFonts w:cs="B Nazanin"/>
            <w:noProof/>
            <w:webHidden/>
          </w:rPr>
          <w:fldChar w:fldCharType="end"/>
        </w:r>
        <w:r w:rsidDel="00FE6937">
          <w:rPr>
            <w:rFonts w:cs="B Nazanin"/>
            <w:noProof/>
          </w:rPr>
          <w:fldChar w:fldCharType="end"/>
        </w:r>
      </w:del>
    </w:p>
    <w:p w14:paraId="2A2947CF" w14:textId="33230862" w:rsidR="00C82D9B" w:rsidRPr="007506E2" w:rsidDel="00FE6937" w:rsidRDefault="00F05CB9">
      <w:pPr>
        <w:pStyle w:val="TableofFigures"/>
        <w:tabs>
          <w:tab w:val="right" w:leader="dot" w:pos="9350"/>
        </w:tabs>
        <w:spacing w:after="100"/>
        <w:ind w:firstLine="0"/>
        <w:jc w:val="left"/>
        <w:rPr>
          <w:del w:id="232" w:author="R" w:date="2026-05-30T09:33:00Z"/>
          <w:rFonts w:asciiTheme="minorHAnsi" w:eastAsiaTheme="minorEastAsia" w:hAnsiTheme="minorHAnsi" w:cs="B Nazanin"/>
          <w:noProof/>
        </w:rPr>
        <w:pPrChange w:id="233" w:author="R" w:date="2026-05-30T15:33:00Z">
          <w:pPr>
            <w:pStyle w:val="TableofFigures"/>
            <w:tabs>
              <w:tab w:val="right" w:leader="dot" w:pos="9350"/>
            </w:tabs>
            <w:spacing w:after="100"/>
            <w:ind w:firstLine="0"/>
            <w:jc w:val="left"/>
          </w:pPr>
        </w:pPrChange>
      </w:pPr>
      <w:del w:id="234" w:author="R" w:date="2026-05-30T09:33:00Z">
        <w:r w:rsidDel="00FE6937">
          <w:rPr>
            <w:noProof/>
          </w:rPr>
          <w:fldChar w:fldCharType="begin"/>
        </w:r>
        <w:r w:rsidDel="00FE6937">
          <w:rPr>
            <w:noProof/>
          </w:rPr>
          <w:delInstrText xml:space="preserve"> HYPERLINK \l "_Toc230698323" </w:delInstrText>
        </w:r>
        <w:r w:rsidDel="00FE6937">
          <w:rPr>
            <w:noProof/>
          </w:rPr>
          <w:fldChar w:fldCharType="separate"/>
        </w:r>
      </w:del>
      <w:ins w:id="235" w:author="R" w:date="2026-05-30T15:33:00Z">
        <w:r w:rsidR="0015037F">
          <w:rPr>
            <w:b/>
            <w:bCs/>
            <w:noProof/>
          </w:rPr>
          <w:t>Error! Hyperlink reference not valid.</w:t>
        </w:r>
      </w:ins>
      <w:del w:id="236" w:author="R" w:date="2026-05-30T09:33:00Z">
        <w:r w:rsidR="00C82D9B" w:rsidRPr="007506E2" w:rsidDel="00FE6937">
          <w:rPr>
            <w:rStyle w:val="Hyperlink"/>
            <w:rFonts w:cs="B Nazanin"/>
            <w:noProof/>
            <w:rtl/>
          </w:rPr>
          <w:delText>شکل 4</w:delText>
        </w:r>
        <w:r w:rsidR="00C82D9B" w:rsidRPr="007506E2" w:rsidDel="00FE6937">
          <w:rPr>
            <w:rStyle w:val="Hyperlink"/>
            <w:rFonts w:cs="B Nazanin"/>
            <w:noProof/>
            <w:rtl/>
            <w:lang w:bidi="fa-IR"/>
          </w:rPr>
          <w:delText xml:space="preserve"> : بررس</w:delText>
        </w:r>
        <w:r w:rsidR="00C82D9B" w:rsidRPr="007506E2" w:rsidDel="00FE6937">
          <w:rPr>
            <w:rStyle w:val="Hyperlink"/>
            <w:rFonts w:cs="B Nazanin" w:hint="cs"/>
            <w:noProof/>
            <w:rtl/>
            <w:lang w:bidi="fa-IR"/>
          </w:rPr>
          <w:delText>ی</w:delText>
        </w:r>
        <w:r w:rsidR="00C82D9B" w:rsidRPr="007506E2" w:rsidDel="00FE6937">
          <w:rPr>
            <w:rStyle w:val="Hyperlink"/>
            <w:rFonts w:cs="B Nazanin"/>
            <w:noProof/>
            <w:rtl/>
            <w:lang w:bidi="fa-IR"/>
          </w:rPr>
          <w:delText xml:space="preserve"> روند داده‌ها</w:delText>
        </w:r>
        <w:r w:rsidR="00C82D9B" w:rsidRPr="007506E2" w:rsidDel="00FE6937">
          <w:rPr>
            <w:rStyle w:val="Hyperlink"/>
            <w:rFonts w:cs="B Nazanin" w:hint="cs"/>
            <w:noProof/>
            <w:rtl/>
            <w:lang w:bidi="fa-IR"/>
          </w:rPr>
          <w:delText>ی</w:delText>
        </w:r>
        <w:r w:rsidR="00C82D9B" w:rsidRPr="007506E2" w:rsidDel="00FE6937">
          <w:rPr>
            <w:rStyle w:val="Hyperlink"/>
            <w:rFonts w:cs="B Nazanin"/>
            <w:noProof/>
            <w:rtl/>
            <w:lang w:bidi="fa-IR"/>
          </w:rPr>
          <w:delText xml:space="preserve"> صفر در روزها</w:delText>
        </w:r>
        <w:r w:rsidR="00C82D9B" w:rsidRPr="007506E2" w:rsidDel="00FE6937">
          <w:rPr>
            <w:rStyle w:val="Hyperlink"/>
            <w:rFonts w:cs="B Nazanin" w:hint="cs"/>
            <w:noProof/>
            <w:rtl/>
            <w:lang w:bidi="fa-IR"/>
          </w:rPr>
          <w:delText>ی</w:delText>
        </w:r>
        <w:r w:rsidR="00C82D9B" w:rsidRPr="007506E2" w:rsidDel="00FE6937">
          <w:rPr>
            <w:rStyle w:val="Hyperlink"/>
            <w:rFonts w:cs="B Nazanin"/>
            <w:noProof/>
            <w:rtl/>
            <w:lang w:bidi="fa-IR"/>
          </w:rPr>
          <w:delText xml:space="preserve"> سال 1404</w:delText>
        </w:r>
        <w:r w:rsidR="00C82D9B" w:rsidRPr="007506E2" w:rsidDel="00FE6937">
          <w:rPr>
            <w:rFonts w:cs="B Nazanin"/>
            <w:noProof/>
            <w:webHidden/>
          </w:rPr>
          <w:tab/>
        </w:r>
        <w:r w:rsidR="00C82D9B" w:rsidRPr="007506E2" w:rsidDel="00FE6937">
          <w:rPr>
            <w:rFonts w:cs="B Nazanin"/>
            <w:noProof/>
            <w:webHidden/>
          </w:rPr>
          <w:fldChar w:fldCharType="begin"/>
        </w:r>
        <w:r w:rsidR="00C82D9B" w:rsidRPr="007506E2" w:rsidDel="00FE6937">
          <w:rPr>
            <w:rFonts w:cs="B Nazanin"/>
            <w:noProof/>
            <w:webHidden/>
          </w:rPr>
          <w:delInstrText xml:space="preserve"> PAGEREF _Toc230698323 \h </w:delInstrText>
        </w:r>
        <w:r w:rsidR="00C82D9B" w:rsidRPr="007506E2" w:rsidDel="00FE6937">
          <w:rPr>
            <w:rFonts w:cs="B Nazanin"/>
            <w:noProof/>
            <w:webHidden/>
          </w:rPr>
        </w:r>
        <w:r w:rsidR="00C82D9B" w:rsidRPr="007506E2" w:rsidDel="00FE6937">
          <w:rPr>
            <w:rFonts w:cs="B Nazanin"/>
            <w:noProof/>
            <w:webHidden/>
          </w:rPr>
          <w:fldChar w:fldCharType="separate"/>
        </w:r>
        <w:r w:rsidR="00C82D9B" w:rsidRPr="007506E2" w:rsidDel="00FE6937">
          <w:rPr>
            <w:rFonts w:cs="B Nazanin"/>
            <w:noProof/>
            <w:webHidden/>
          </w:rPr>
          <w:delText>15</w:delText>
        </w:r>
        <w:r w:rsidR="00C82D9B" w:rsidRPr="007506E2" w:rsidDel="00FE6937">
          <w:rPr>
            <w:rFonts w:cs="B Nazanin"/>
            <w:noProof/>
            <w:webHidden/>
          </w:rPr>
          <w:fldChar w:fldCharType="end"/>
        </w:r>
        <w:r w:rsidDel="00FE6937">
          <w:rPr>
            <w:rFonts w:cs="B Nazanin"/>
            <w:noProof/>
          </w:rPr>
          <w:fldChar w:fldCharType="end"/>
        </w:r>
      </w:del>
    </w:p>
    <w:p w14:paraId="12B0899D" w14:textId="0CB496F0" w:rsidR="003C2A69" w:rsidRPr="0032771B" w:rsidRDefault="00DE0EC7" w:rsidP="00732382">
      <w:pPr>
        <w:ind w:firstLine="0"/>
        <w:rPr>
          <w:rFonts w:ascii="IRNazanin" w:hAnsi="IRNazanin" w:cs="B Nazanin"/>
          <w:rtl/>
          <w:lang w:bidi="fa-IR"/>
        </w:rPr>
      </w:pPr>
      <w:r w:rsidRPr="007506E2">
        <w:rPr>
          <w:rFonts w:ascii="IRNazanin" w:hAnsi="IRNazanin" w:cs="B Nazanin"/>
          <w:noProof/>
          <w:rtl/>
          <w:lang w:bidi="fa-IR"/>
        </w:rPr>
        <w:fldChar w:fldCharType="end"/>
      </w:r>
    </w:p>
    <w:p w14:paraId="40D3D181" w14:textId="2BCC2ACD" w:rsidR="005B6652" w:rsidRDefault="005B6652" w:rsidP="00462AF9">
      <w:pPr>
        <w:jc w:val="center"/>
        <w:rPr>
          <w:ins w:id="237" w:author="R" w:date="2026-05-30T15:36:00Z"/>
          <w:rFonts w:ascii="IRNazanin" w:hAnsi="IRNazanin" w:cs="B Nazanin"/>
          <w:b/>
          <w:bCs/>
          <w:sz w:val="32"/>
          <w:szCs w:val="32"/>
          <w:rtl/>
          <w:lang w:bidi="fa-IR"/>
        </w:rPr>
      </w:pPr>
      <w:r w:rsidRPr="0032771B">
        <w:rPr>
          <w:rFonts w:ascii="IRNazanin" w:hAnsi="IRNazanin" w:cs="B Nazanin"/>
          <w:b/>
          <w:bCs/>
          <w:sz w:val="32"/>
          <w:szCs w:val="32"/>
          <w:rtl/>
          <w:lang w:bidi="fa-IR"/>
        </w:rPr>
        <w:lastRenderedPageBreak/>
        <w:t>فهرست جداول</w:t>
      </w:r>
    </w:p>
    <w:p w14:paraId="1BC0F3D1" w14:textId="6F875461" w:rsidR="0015037F" w:rsidRDefault="0015037F">
      <w:pPr>
        <w:pStyle w:val="TableofFigures"/>
        <w:tabs>
          <w:tab w:val="right" w:leader="dot" w:pos="9350"/>
        </w:tabs>
        <w:rPr>
          <w:ins w:id="238" w:author="R" w:date="2026-05-30T15:38:00Z"/>
          <w:rFonts w:asciiTheme="minorHAnsi" w:eastAsiaTheme="minorEastAsia" w:hAnsiTheme="minorHAnsi"/>
          <w:noProof/>
        </w:rPr>
        <w:pPrChange w:id="239" w:author="R" w:date="2026-05-30T15:39:00Z">
          <w:pPr>
            <w:pStyle w:val="TableofFigures"/>
            <w:tabs>
              <w:tab w:val="right" w:leader="dot" w:pos="9350"/>
            </w:tabs>
            <w:bidi w:val="0"/>
          </w:pPr>
        </w:pPrChange>
      </w:pPr>
      <w:ins w:id="240" w:author="R" w:date="2026-05-30T15:38:00Z">
        <w:r>
          <w:rPr>
            <w:rFonts w:cs="B Nazanin"/>
            <w:b/>
            <w:bCs/>
            <w:sz w:val="32"/>
            <w:szCs w:val="32"/>
            <w:rtl/>
            <w:lang w:bidi="fa-IR"/>
          </w:rPr>
          <w:fldChar w:fldCharType="begin"/>
        </w:r>
        <w:r>
          <w:rPr>
            <w:rFonts w:cs="B Nazanin"/>
            <w:b/>
            <w:bCs/>
            <w:sz w:val="32"/>
            <w:szCs w:val="32"/>
            <w:rtl/>
            <w:lang w:bidi="fa-IR"/>
          </w:rPr>
          <w:instrText xml:space="preserve"> </w:instrText>
        </w:r>
        <w:r>
          <w:rPr>
            <w:rFonts w:cs="B Nazanin"/>
            <w:b/>
            <w:bCs/>
            <w:sz w:val="32"/>
            <w:szCs w:val="32"/>
            <w:lang w:bidi="fa-IR"/>
          </w:rPr>
          <w:instrText>TOC</w:instrText>
        </w:r>
        <w:r>
          <w:rPr>
            <w:rFonts w:cs="B Nazanin"/>
            <w:b/>
            <w:bCs/>
            <w:sz w:val="32"/>
            <w:szCs w:val="32"/>
            <w:rtl/>
            <w:lang w:bidi="fa-IR"/>
          </w:rPr>
          <w:instrText xml:space="preserve"> \</w:instrText>
        </w:r>
        <w:r>
          <w:rPr>
            <w:rFonts w:cs="B Nazanin"/>
            <w:b/>
            <w:bCs/>
            <w:sz w:val="32"/>
            <w:szCs w:val="32"/>
            <w:lang w:bidi="fa-IR"/>
          </w:rPr>
          <w:instrText>h \z \c</w:instrText>
        </w:r>
        <w:r>
          <w:rPr>
            <w:rFonts w:cs="B Nazanin"/>
            <w:b/>
            <w:bCs/>
            <w:sz w:val="32"/>
            <w:szCs w:val="32"/>
            <w:rtl/>
            <w:lang w:bidi="fa-IR"/>
          </w:rPr>
          <w:instrText xml:space="preserve"> "جدول" </w:instrText>
        </w:r>
      </w:ins>
      <w:r>
        <w:rPr>
          <w:rFonts w:cs="B Nazanin"/>
          <w:b/>
          <w:bCs/>
          <w:sz w:val="32"/>
          <w:szCs w:val="32"/>
          <w:rtl/>
          <w:lang w:bidi="fa-IR"/>
        </w:rPr>
        <w:fldChar w:fldCharType="separate"/>
      </w:r>
      <w:ins w:id="241" w:author="R" w:date="2026-05-30T15:38:00Z">
        <w:r w:rsidRPr="00330C17">
          <w:rPr>
            <w:rStyle w:val="Hyperlink"/>
            <w:noProof/>
          </w:rPr>
          <w:fldChar w:fldCharType="begin"/>
        </w:r>
        <w:r w:rsidRPr="00330C17">
          <w:rPr>
            <w:rStyle w:val="Hyperlink"/>
            <w:noProof/>
          </w:rPr>
          <w:instrText xml:space="preserve"> </w:instrText>
        </w:r>
        <w:r>
          <w:rPr>
            <w:noProof/>
          </w:rPr>
          <w:instrText>HYPERLINK \l "_Toc231047949"</w:instrText>
        </w:r>
        <w:r w:rsidRPr="00330C17">
          <w:rPr>
            <w:rStyle w:val="Hyperlink"/>
            <w:noProof/>
          </w:rPr>
          <w:instrText xml:space="preserve"> </w:instrText>
        </w:r>
        <w:r w:rsidRPr="00330C17">
          <w:rPr>
            <w:rStyle w:val="Hyperlink"/>
            <w:noProof/>
          </w:rPr>
          <w:fldChar w:fldCharType="separate"/>
        </w:r>
        <w:r w:rsidRPr="00330C17">
          <w:rPr>
            <w:rStyle w:val="Hyperlink"/>
            <w:rFonts w:hint="eastAsia"/>
            <w:noProof/>
            <w:rtl/>
          </w:rPr>
          <w:t>جدول</w:t>
        </w:r>
        <w:r w:rsidRPr="00330C17">
          <w:rPr>
            <w:rStyle w:val="Hyperlink"/>
            <w:noProof/>
            <w:rtl/>
          </w:rPr>
          <w:t xml:space="preserve"> 1</w:t>
        </w:r>
        <w:r w:rsidRPr="00330C17">
          <w:rPr>
            <w:rStyle w:val="Hyperlink"/>
            <w:noProof/>
            <w:rtl/>
            <w:lang w:bidi="fa-IR"/>
          </w:rPr>
          <w:t xml:space="preserve"> : </w:t>
        </w:r>
        <w:r w:rsidRPr="00330C17">
          <w:rPr>
            <w:rStyle w:val="Hyperlink"/>
            <w:rFonts w:cs="Arial" w:hint="eastAsia"/>
            <w:noProof/>
            <w:rtl/>
            <w:lang w:bidi="fa-IR"/>
          </w:rPr>
          <w:t>بخش</w:t>
        </w:r>
        <w:r w:rsidRPr="00330C17">
          <w:rPr>
            <w:rStyle w:val="Hyperlink"/>
            <w:rFonts w:cs="Arial" w:hint="cs"/>
            <w:noProof/>
            <w:rtl/>
            <w:lang w:bidi="fa-IR"/>
          </w:rPr>
          <w:t>ی</w:t>
        </w:r>
        <w:r w:rsidRPr="00330C17">
          <w:rPr>
            <w:rStyle w:val="Hyperlink"/>
            <w:rFonts w:cs="Arial"/>
            <w:noProof/>
            <w:rtl/>
            <w:lang w:bidi="fa-IR"/>
          </w:rPr>
          <w:t xml:space="preserve"> </w:t>
        </w:r>
        <w:r w:rsidRPr="00330C17">
          <w:rPr>
            <w:rStyle w:val="Hyperlink"/>
            <w:rFonts w:cs="Arial" w:hint="eastAsia"/>
            <w:noProof/>
            <w:rtl/>
            <w:lang w:bidi="fa-IR"/>
          </w:rPr>
          <w:t>از</w:t>
        </w:r>
        <w:r w:rsidRPr="00330C17">
          <w:rPr>
            <w:rStyle w:val="Hyperlink"/>
            <w:rFonts w:cs="Arial"/>
            <w:noProof/>
            <w:rtl/>
            <w:lang w:bidi="fa-IR"/>
          </w:rPr>
          <w:t xml:space="preserve"> </w:t>
        </w:r>
        <w:r w:rsidRPr="00330C17">
          <w:rPr>
            <w:rStyle w:val="Hyperlink"/>
            <w:rFonts w:cs="Arial" w:hint="eastAsia"/>
            <w:noProof/>
            <w:rtl/>
            <w:lang w:bidi="fa-IR"/>
          </w:rPr>
          <w:t>جدول</w:t>
        </w:r>
        <w:r w:rsidRPr="00330C17">
          <w:rPr>
            <w:rStyle w:val="Hyperlink"/>
            <w:rFonts w:cs="Arial"/>
            <w:noProof/>
            <w:rtl/>
            <w:lang w:bidi="fa-IR"/>
          </w:rPr>
          <w:t xml:space="preserve"> </w:t>
        </w:r>
        <w:r w:rsidRPr="00330C17">
          <w:rPr>
            <w:rStyle w:val="Hyperlink"/>
            <w:rFonts w:cs="Arial" w:hint="eastAsia"/>
            <w:noProof/>
            <w:rtl/>
            <w:lang w:bidi="fa-IR"/>
          </w:rPr>
          <w:t>مجموعه</w:t>
        </w:r>
        <w:r w:rsidRPr="00330C17">
          <w:rPr>
            <w:rStyle w:val="Hyperlink"/>
            <w:rFonts w:cs="Arial"/>
            <w:noProof/>
            <w:rtl/>
            <w:lang w:bidi="fa-IR"/>
          </w:rPr>
          <w:t xml:space="preserve"> </w:t>
        </w:r>
        <w:r w:rsidRPr="00330C17">
          <w:rPr>
            <w:rStyle w:val="Hyperlink"/>
            <w:rFonts w:cs="Arial" w:hint="eastAsia"/>
            <w:noProof/>
            <w:rtl/>
            <w:lang w:bidi="fa-IR"/>
          </w:rPr>
          <w:t>داده</w:t>
        </w:r>
        <w:r>
          <w:rPr>
            <w:noProof/>
            <w:webHidden/>
          </w:rPr>
          <w:tab/>
        </w:r>
        <w:r>
          <w:rPr>
            <w:noProof/>
            <w:webHidden/>
          </w:rPr>
          <w:fldChar w:fldCharType="begin"/>
        </w:r>
        <w:r>
          <w:rPr>
            <w:noProof/>
            <w:webHidden/>
          </w:rPr>
          <w:instrText xml:space="preserve"> PAGEREF _Toc231047949 \h </w:instrText>
        </w:r>
      </w:ins>
      <w:r>
        <w:rPr>
          <w:noProof/>
          <w:webHidden/>
        </w:rPr>
      </w:r>
      <w:r>
        <w:rPr>
          <w:noProof/>
          <w:webHidden/>
        </w:rPr>
        <w:fldChar w:fldCharType="separate"/>
      </w:r>
      <w:ins w:id="242" w:author="R" w:date="2026-05-30T15:38:00Z">
        <w:r>
          <w:rPr>
            <w:noProof/>
            <w:webHidden/>
          </w:rPr>
          <w:t>7</w:t>
        </w:r>
        <w:r>
          <w:rPr>
            <w:noProof/>
            <w:webHidden/>
          </w:rPr>
          <w:fldChar w:fldCharType="end"/>
        </w:r>
        <w:r w:rsidRPr="00330C17">
          <w:rPr>
            <w:rStyle w:val="Hyperlink"/>
            <w:noProof/>
          </w:rPr>
          <w:fldChar w:fldCharType="end"/>
        </w:r>
      </w:ins>
    </w:p>
    <w:p w14:paraId="545649A1" w14:textId="52F716A3" w:rsidR="0015037F" w:rsidRDefault="0015037F">
      <w:pPr>
        <w:pStyle w:val="TableofFigures"/>
        <w:tabs>
          <w:tab w:val="right" w:leader="dot" w:pos="9350"/>
        </w:tabs>
        <w:rPr>
          <w:ins w:id="243" w:author="R" w:date="2026-05-30T15:38:00Z"/>
          <w:rFonts w:asciiTheme="minorHAnsi" w:eastAsiaTheme="minorEastAsia" w:hAnsiTheme="minorHAnsi"/>
          <w:noProof/>
        </w:rPr>
        <w:pPrChange w:id="244" w:author="R" w:date="2026-05-30T15:39:00Z">
          <w:pPr>
            <w:pStyle w:val="TableofFigures"/>
            <w:tabs>
              <w:tab w:val="right" w:leader="dot" w:pos="9350"/>
            </w:tabs>
            <w:bidi w:val="0"/>
          </w:pPr>
        </w:pPrChange>
      </w:pPr>
      <w:ins w:id="245" w:author="R" w:date="2026-05-30T15:38:00Z">
        <w:r w:rsidRPr="00330C17">
          <w:rPr>
            <w:rStyle w:val="Hyperlink"/>
            <w:noProof/>
          </w:rPr>
          <w:fldChar w:fldCharType="begin"/>
        </w:r>
        <w:r w:rsidRPr="00330C17">
          <w:rPr>
            <w:rStyle w:val="Hyperlink"/>
            <w:noProof/>
          </w:rPr>
          <w:instrText xml:space="preserve"> </w:instrText>
        </w:r>
        <w:r>
          <w:rPr>
            <w:noProof/>
          </w:rPr>
          <w:instrText>HYPERLINK \l "_Toc231047950"</w:instrText>
        </w:r>
        <w:r w:rsidRPr="00330C17">
          <w:rPr>
            <w:rStyle w:val="Hyperlink"/>
            <w:noProof/>
          </w:rPr>
          <w:instrText xml:space="preserve"> </w:instrText>
        </w:r>
        <w:r w:rsidRPr="00330C17">
          <w:rPr>
            <w:rStyle w:val="Hyperlink"/>
            <w:noProof/>
          </w:rPr>
          <w:fldChar w:fldCharType="separate"/>
        </w:r>
        <w:r w:rsidRPr="00330C17">
          <w:rPr>
            <w:rStyle w:val="Hyperlink"/>
            <w:rFonts w:cs="B Nazanin" w:hint="eastAsia"/>
            <w:noProof/>
            <w:rtl/>
          </w:rPr>
          <w:t>جدول</w:t>
        </w:r>
        <w:r w:rsidRPr="00330C17">
          <w:rPr>
            <w:rStyle w:val="Hyperlink"/>
            <w:rFonts w:cs="B Nazanin"/>
            <w:noProof/>
            <w:rtl/>
          </w:rPr>
          <w:t xml:space="preserve"> 2</w:t>
        </w:r>
        <w:r w:rsidRPr="00330C17">
          <w:rPr>
            <w:rStyle w:val="Hyperlink"/>
            <w:rFonts w:cs="B Nazanin"/>
            <w:noProof/>
            <w:rtl/>
            <w:lang w:bidi="fa-IR"/>
          </w:rPr>
          <w:t xml:space="preserve"> </w:t>
        </w:r>
        <w:r w:rsidRPr="00330C17">
          <w:rPr>
            <w:rStyle w:val="Hyperlink"/>
            <w:rFonts w:cs="B Nazanin" w:hint="eastAsia"/>
            <w:noProof/>
            <w:rtl/>
            <w:lang w:bidi="fa-IR"/>
          </w:rPr>
          <w:t>تقس</w:t>
        </w:r>
        <w:r w:rsidRPr="00330C17">
          <w:rPr>
            <w:rStyle w:val="Hyperlink"/>
            <w:rFonts w:cs="B Nazanin" w:hint="cs"/>
            <w:noProof/>
            <w:rtl/>
            <w:lang w:bidi="fa-IR"/>
          </w:rPr>
          <w:t>ی</w:t>
        </w:r>
        <w:r w:rsidRPr="00330C17">
          <w:rPr>
            <w:rStyle w:val="Hyperlink"/>
            <w:rFonts w:cs="B Nazanin" w:hint="eastAsia"/>
            <w:noProof/>
            <w:rtl/>
            <w:lang w:bidi="fa-IR"/>
          </w:rPr>
          <w:t>م</w:t>
        </w:r>
        <w:r w:rsidRPr="00330C17">
          <w:rPr>
            <w:rStyle w:val="Hyperlink"/>
            <w:rFonts w:cs="B Nazanin"/>
            <w:noProof/>
            <w:rtl/>
            <w:lang w:bidi="fa-IR"/>
          </w:rPr>
          <w:t xml:space="preserve"> </w:t>
        </w:r>
        <w:r w:rsidRPr="00330C17">
          <w:rPr>
            <w:rStyle w:val="Hyperlink"/>
            <w:rFonts w:cs="B Nazanin" w:hint="eastAsia"/>
            <w:noProof/>
            <w:rtl/>
            <w:lang w:bidi="fa-IR"/>
          </w:rPr>
          <w:t>بند</w:t>
        </w:r>
        <w:r w:rsidRPr="00330C17">
          <w:rPr>
            <w:rStyle w:val="Hyperlink"/>
            <w:rFonts w:cs="B Nazanin" w:hint="cs"/>
            <w:noProof/>
            <w:rtl/>
            <w:lang w:bidi="fa-IR"/>
          </w:rPr>
          <w:t>ی</w:t>
        </w:r>
        <w:r w:rsidRPr="00330C17">
          <w:rPr>
            <w:rStyle w:val="Hyperlink"/>
            <w:rFonts w:cs="B Nazanin"/>
            <w:noProof/>
            <w:rtl/>
            <w:lang w:bidi="fa-IR"/>
          </w:rPr>
          <w:t xml:space="preserve"> </w:t>
        </w:r>
        <w:r w:rsidRPr="00330C17">
          <w:rPr>
            <w:rStyle w:val="Hyperlink"/>
            <w:rFonts w:cs="B Nazanin" w:hint="eastAsia"/>
            <w:noProof/>
            <w:rtl/>
            <w:lang w:bidi="fa-IR"/>
          </w:rPr>
          <w:t>کل</w:t>
        </w:r>
        <w:r w:rsidRPr="00330C17">
          <w:rPr>
            <w:rStyle w:val="Hyperlink"/>
            <w:rFonts w:cs="B Nazanin"/>
            <w:noProof/>
            <w:rtl/>
            <w:lang w:bidi="fa-IR"/>
          </w:rPr>
          <w:t xml:space="preserve"> </w:t>
        </w:r>
        <w:r w:rsidRPr="00330C17">
          <w:rPr>
            <w:rStyle w:val="Hyperlink"/>
            <w:rFonts w:cs="B Nazanin" w:hint="eastAsia"/>
            <w:noProof/>
            <w:rtl/>
            <w:lang w:bidi="fa-IR"/>
          </w:rPr>
          <w:t>داده‌ها</w:t>
        </w:r>
        <w:r w:rsidRPr="00330C17">
          <w:rPr>
            <w:rStyle w:val="Hyperlink"/>
            <w:rFonts w:cs="B Nazanin"/>
            <w:noProof/>
            <w:rtl/>
            <w:lang w:bidi="fa-IR"/>
          </w:rPr>
          <w:t xml:space="preserve"> </w:t>
        </w:r>
        <w:r w:rsidRPr="00330C17">
          <w:rPr>
            <w:rStyle w:val="Hyperlink"/>
            <w:rFonts w:cs="B Nazanin" w:hint="eastAsia"/>
            <w:noProof/>
            <w:rtl/>
            <w:lang w:bidi="fa-IR"/>
          </w:rPr>
          <w:t>به</w:t>
        </w:r>
        <w:r w:rsidRPr="00330C17">
          <w:rPr>
            <w:rStyle w:val="Hyperlink"/>
            <w:rFonts w:cs="B Nazanin"/>
            <w:noProof/>
            <w:rtl/>
            <w:lang w:bidi="fa-IR"/>
          </w:rPr>
          <w:t xml:space="preserve"> </w:t>
        </w:r>
        <w:r w:rsidRPr="00330C17">
          <w:rPr>
            <w:rStyle w:val="Hyperlink"/>
            <w:rFonts w:cs="B Nazanin" w:hint="eastAsia"/>
            <w:noProof/>
            <w:rtl/>
            <w:lang w:bidi="fa-IR"/>
          </w:rPr>
          <w:t>لحاظ</w:t>
        </w:r>
        <w:r w:rsidRPr="00330C17">
          <w:rPr>
            <w:rStyle w:val="Hyperlink"/>
            <w:rFonts w:cs="B Nazanin"/>
            <w:noProof/>
            <w:rtl/>
            <w:lang w:bidi="fa-IR"/>
          </w:rPr>
          <w:t xml:space="preserve"> </w:t>
        </w:r>
        <w:r w:rsidRPr="00330C17">
          <w:rPr>
            <w:rStyle w:val="Hyperlink"/>
            <w:rFonts w:cs="B Nazanin" w:hint="eastAsia"/>
            <w:noProof/>
            <w:rtl/>
            <w:lang w:bidi="fa-IR"/>
          </w:rPr>
          <w:t>ک</w:t>
        </w:r>
        <w:r w:rsidRPr="00330C17">
          <w:rPr>
            <w:rStyle w:val="Hyperlink"/>
            <w:rFonts w:cs="B Nazanin" w:hint="cs"/>
            <w:noProof/>
            <w:rtl/>
            <w:lang w:bidi="fa-IR"/>
          </w:rPr>
          <w:t>ی</w:t>
        </w:r>
        <w:r w:rsidRPr="00330C17">
          <w:rPr>
            <w:rStyle w:val="Hyperlink"/>
            <w:rFonts w:cs="B Nazanin" w:hint="eastAsia"/>
            <w:noProof/>
            <w:rtl/>
            <w:lang w:bidi="fa-IR"/>
          </w:rPr>
          <w:t>ف</w:t>
        </w:r>
        <w:r w:rsidRPr="00330C17">
          <w:rPr>
            <w:rStyle w:val="Hyperlink"/>
            <w:rFonts w:cs="B Nazanin" w:hint="cs"/>
            <w:noProof/>
            <w:rtl/>
            <w:lang w:bidi="fa-IR"/>
          </w:rPr>
          <w:t>ی</w:t>
        </w:r>
        <w:r w:rsidRPr="00330C17">
          <w:rPr>
            <w:rStyle w:val="Hyperlink"/>
            <w:rFonts w:cs="B Nazanin" w:hint="eastAsia"/>
            <w:noProof/>
            <w:rtl/>
            <w:lang w:bidi="fa-IR"/>
          </w:rPr>
          <w:t>ت</w:t>
        </w:r>
        <w:r>
          <w:rPr>
            <w:noProof/>
            <w:webHidden/>
          </w:rPr>
          <w:tab/>
        </w:r>
        <w:r>
          <w:rPr>
            <w:noProof/>
            <w:webHidden/>
          </w:rPr>
          <w:fldChar w:fldCharType="begin"/>
        </w:r>
        <w:r>
          <w:rPr>
            <w:noProof/>
            <w:webHidden/>
          </w:rPr>
          <w:instrText xml:space="preserve"> PAGEREF _Toc231047950 \h </w:instrText>
        </w:r>
      </w:ins>
      <w:r>
        <w:rPr>
          <w:noProof/>
          <w:webHidden/>
        </w:rPr>
      </w:r>
      <w:r>
        <w:rPr>
          <w:noProof/>
          <w:webHidden/>
        </w:rPr>
        <w:fldChar w:fldCharType="separate"/>
      </w:r>
      <w:ins w:id="246" w:author="R" w:date="2026-05-30T15:38:00Z">
        <w:r>
          <w:rPr>
            <w:noProof/>
            <w:webHidden/>
          </w:rPr>
          <w:t>8</w:t>
        </w:r>
        <w:r>
          <w:rPr>
            <w:noProof/>
            <w:webHidden/>
          </w:rPr>
          <w:fldChar w:fldCharType="end"/>
        </w:r>
        <w:r w:rsidRPr="00330C17">
          <w:rPr>
            <w:rStyle w:val="Hyperlink"/>
            <w:noProof/>
          </w:rPr>
          <w:fldChar w:fldCharType="end"/>
        </w:r>
      </w:ins>
    </w:p>
    <w:p w14:paraId="0D5381E1" w14:textId="79219855" w:rsidR="0015037F" w:rsidRDefault="0015037F">
      <w:pPr>
        <w:pStyle w:val="TableofFigures"/>
        <w:tabs>
          <w:tab w:val="right" w:leader="dot" w:pos="9350"/>
        </w:tabs>
        <w:rPr>
          <w:ins w:id="247" w:author="R" w:date="2026-05-30T15:38:00Z"/>
          <w:rFonts w:asciiTheme="minorHAnsi" w:eastAsiaTheme="minorEastAsia" w:hAnsiTheme="minorHAnsi"/>
          <w:noProof/>
        </w:rPr>
        <w:pPrChange w:id="248" w:author="R" w:date="2026-05-30T15:39:00Z">
          <w:pPr>
            <w:pStyle w:val="TableofFigures"/>
            <w:tabs>
              <w:tab w:val="right" w:leader="dot" w:pos="9350"/>
            </w:tabs>
            <w:bidi w:val="0"/>
          </w:pPr>
        </w:pPrChange>
      </w:pPr>
      <w:ins w:id="249" w:author="R" w:date="2026-05-30T15:38:00Z">
        <w:r w:rsidRPr="00330C17">
          <w:rPr>
            <w:rStyle w:val="Hyperlink"/>
            <w:noProof/>
          </w:rPr>
          <w:fldChar w:fldCharType="begin"/>
        </w:r>
        <w:r w:rsidRPr="00330C17">
          <w:rPr>
            <w:rStyle w:val="Hyperlink"/>
            <w:noProof/>
          </w:rPr>
          <w:instrText xml:space="preserve"> </w:instrText>
        </w:r>
        <w:r>
          <w:rPr>
            <w:noProof/>
          </w:rPr>
          <w:instrText>HYPERLINK \l "_Toc231047951"</w:instrText>
        </w:r>
        <w:r w:rsidRPr="00330C17">
          <w:rPr>
            <w:rStyle w:val="Hyperlink"/>
            <w:noProof/>
          </w:rPr>
          <w:instrText xml:space="preserve"> </w:instrText>
        </w:r>
        <w:r w:rsidRPr="00330C17">
          <w:rPr>
            <w:rStyle w:val="Hyperlink"/>
            <w:noProof/>
          </w:rPr>
          <w:fldChar w:fldCharType="separate"/>
        </w:r>
        <w:r w:rsidRPr="00330C17">
          <w:rPr>
            <w:rStyle w:val="Hyperlink"/>
            <w:rFonts w:cs="B Nazanin" w:hint="eastAsia"/>
            <w:noProof/>
            <w:rtl/>
          </w:rPr>
          <w:t>جدول</w:t>
        </w:r>
        <w:r w:rsidRPr="00330C17">
          <w:rPr>
            <w:rStyle w:val="Hyperlink"/>
            <w:rFonts w:cs="B Nazanin"/>
            <w:noProof/>
            <w:rtl/>
          </w:rPr>
          <w:t xml:space="preserve"> 3</w:t>
        </w:r>
        <w:r w:rsidRPr="00330C17">
          <w:rPr>
            <w:rStyle w:val="Hyperlink"/>
            <w:rFonts w:cs="B Nazanin"/>
            <w:noProof/>
            <w:rtl/>
            <w:lang w:bidi="fa-IR"/>
          </w:rPr>
          <w:t xml:space="preserve"> : </w:t>
        </w:r>
        <w:r w:rsidRPr="00330C17">
          <w:rPr>
            <w:rStyle w:val="Hyperlink"/>
            <w:rFonts w:cs="B Nazanin" w:hint="eastAsia"/>
            <w:noProof/>
            <w:rtl/>
            <w:lang w:bidi="fa-IR"/>
          </w:rPr>
          <w:t>تعداد</w:t>
        </w:r>
        <w:r w:rsidRPr="00330C17">
          <w:rPr>
            <w:rStyle w:val="Hyperlink"/>
            <w:rFonts w:cs="B Nazanin"/>
            <w:noProof/>
            <w:rtl/>
            <w:lang w:bidi="fa-IR"/>
          </w:rPr>
          <w:t xml:space="preserve"> </w:t>
        </w:r>
        <w:r w:rsidRPr="00330C17">
          <w:rPr>
            <w:rStyle w:val="Hyperlink"/>
            <w:rFonts w:cs="B Nazanin" w:hint="eastAsia"/>
            <w:noProof/>
            <w:rtl/>
            <w:lang w:bidi="fa-IR"/>
          </w:rPr>
          <w:t>داده‌ها</w:t>
        </w:r>
        <w:r w:rsidRPr="00330C17">
          <w:rPr>
            <w:rStyle w:val="Hyperlink"/>
            <w:rFonts w:cs="B Nazanin" w:hint="cs"/>
            <w:noProof/>
            <w:rtl/>
            <w:lang w:bidi="fa-IR"/>
          </w:rPr>
          <w:t>ی</w:t>
        </w:r>
        <w:r w:rsidRPr="00330C17">
          <w:rPr>
            <w:rStyle w:val="Hyperlink"/>
            <w:rFonts w:cs="B Nazanin"/>
            <w:noProof/>
            <w:rtl/>
            <w:lang w:bidi="fa-IR"/>
          </w:rPr>
          <w:t xml:space="preserve"> </w:t>
        </w:r>
        <w:r w:rsidRPr="00330C17">
          <w:rPr>
            <w:rStyle w:val="Hyperlink"/>
            <w:rFonts w:cs="B Nazanin" w:hint="eastAsia"/>
            <w:noProof/>
            <w:rtl/>
            <w:lang w:bidi="fa-IR"/>
          </w:rPr>
          <w:t>گمشده</w:t>
        </w:r>
        <w:r w:rsidRPr="00330C17">
          <w:rPr>
            <w:rStyle w:val="Hyperlink"/>
            <w:rFonts w:cs="B Nazanin"/>
            <w:noProof/>
            <w:rtl/>
            <w:lang w:bidi="fa-IR"/>
          </w:rPr>
          <w:t xml:space="preserve"> </w:t>
        </w:r>
        <w:r w:rsidRPr="00330C17">
          <w:rPr>
            <w:rStyle w:val="Hyperlink"/>
            <w:rFonts w:cs="B Nazanin" w:hint="eastAsia"/>
            <w:noProof/>
            <w:rtl/>
            <w:lang w:bidi="fa-IR"/>
          </w:rPr>
          <w:t>در</w:t>
        </w:r>
        <w:r w:rsidRPr="00330C17">
          <w:rPr>
            <w:rStyle w:val="Hyperlink"/>
            <w:rFonts w:cs="B Nazanin"/>
            <w:noProof/>
            <w:rtl/>
            <w:lang w:bidi="fa-IR"/>
          </w:rPr>
          <w:t xml:space="preserve"> </w:t>
        </w:r>
        <w:r w:rsidRPr="00330C17">
          <w:rPr>
            <w:rStyle w:val="Hyperlink"/>
            <w:rFonts w:cs="B Nazanin" w:hint="eastAsia"/>
            <w:noProof/>
            <w:rtl/>
            <w:lang w:bidi="fa-IR"/>
          </w:rPr>
          <w:t>هر</w:t>
        </w:r>
        <w:r w:rsidRPr="00330C17">
          <w:rPr>
            <w:rStyle w:val="Hyperlink"/>
            <w:rFonts w:cs="B Nazanin"/>
            <w:noProof/>
            <w:rtl/>
            <w:lang w:bidi="fa-IR"/>
          </w:rPr>
          <w:t xml:space="preserve"> </w:t>
        </w:r>
        <w:r w:rsidRPr="00330C17">
          <w:rPr>
            <w:rStyle w:val="Hyperlink"/>
            <w:rFonts w:cs="B Nazanin" w:hint="eastAsia"/>
            <w:noProof/>
            <w:rtl/>
            <w:lang w:bidi="fa-IR"/>
          </w:rPr>
          <w:t>فصل</w:t>
        </w:r>
        <w:r>
          <w:rPr>
            <w:noProof/>
            <w:webHidden/>
          </w:rPr>
          <w:tab/>
        </w:r>
        <w:r>
          <w:rPr>
            <w:noProof/>
            <w:webHidden/>
          </w:rPr>
          <w:fldChar w:fldCharType="begin"/>
        </w:r>
        <w:r>
          <w:rPr>
            <w:noProof/>
            <w:webHidden/>
          </w:rPr>
          <w:instrText xml:space="preserve"> PAGEREF _Toc231047951 \h </w:instrText>
        </w:r>
      </w:ins>
      <w:r>
        <w:rPr>
          <w:noProof/>
          <w:webHidden/>
        </w:rPr>
      </w:r>
      <w:r>
        <w:rPr>
          <w:noProof/>
          <w:webHidden/>
        </w:rPr>
        <w:fldChar w:fldCharType="separate"/>
      </w:r>
      <w:ins w:id="250" w:author="R" w:date="2026-05-30T15:38:00Z">
        <w:r>
          <w:rPr>
            <w:noProof/>
            <w:webHidden/>
          </w:rPr>
          <w:t>11</w:t>
        </w:r>
        <w:r>
          <w:rPr>
            <w:noProof/>
            <w:webHidden/>
          </w:rPr>
          <w:fldChar w:fldCharType="end"/>
        </w:r>
        <w:r w:rsidRPr="00330C17">
          <w:rPr>
            <w:rStyle w:val="Hyperlink"/>
            <w:noProof/>
          </w:rPr>
          <w:fldChar w:fldCharType="end"/>
        </w:r>
      </w:ins>
    </w:p>
    <w:p w14:paraId="57AA46CA" w14:textId="1F8590C0" w:rsidR="0015037F" w:rsidRDefault="0015037F">
      <w:pPr>
        <w:pStyle w:val="TableofFigures"/>
        <w:tabs>
          <w:tab w:val="right" w:leader="dot" w:pos="9350"/>
        </w:tabs>
        <w:rPr>
          <w:ins w:id="251" w:author="R" w:date="2026-05-30T15:38:00Z"/>
          <w:rFonts w:asciiTheme="minorHAnsi" w:eastAsiaTheme="minorEastAsia" w:hAnsiTheme="minorHAnsi"/>
          <w:noProof/>
        </w:rPr>
        <w:pPrChange w:id="252" w:author="R" w:date="2026-05-30T15:39:00Z">
          <w:pPr>
            <w:pStyle w:val="TableofFigures"/>
            <w:tabs>
              <w:tab w:val="right" w:leader="dot" w:pos="9350"/>
            </w:tabs>
            <w:bidi w:val="0"/>
          </w:pPr>
        </w:pPrChange>
      </w:pPr>
      <w:ins w:id="253" w:author="R" w:date="2026-05-30T15:38:00Z">
        <w:r w:rsidRPr="00330C17">
          <w:rPr>
            <w:rStyle w:val="Hyperlink"/>
            <w:noProof/>
          </w:rPr>
          <w:fldChar w:fldCharType="begin"/>
        </w:r>
        <w:r w:rsidRPr="00330C17">
          <w:rPr>
            <w:rStyle w:val="Hyperlink"/>
            <w:noProof/>
          </w:rPr>
          <w:instrText xml:space="preserve"> </w:instrText>
        </w:r>
        <w:r>
          <w:rPr>
            <w:noProof/>
          </w:rPr>
          <w:instrText>HYPERLINK \l "_Toc231047952"</w:instrText>
        </w:r>
        <w:r w:rsidRPr="00330C17">
          <w:rPr>
            <w:rStyle w:val="Hyperlink"/>
            <w:noProof/>
          </w:rPr>
          <w:instrText xml:space="preserve"> </w:instrText>
        </w:r>
        <w:r w:rsidRPr="00330C17">
          <w:rPr>
            <w:rStyle w:val="Hyperlink"/>
            <w:noProof/>
          </w:rPr>
          <w:fldChar w:fldCharType="separate"/>
        </w:r>
        <w:r w:rsidRPr="00330C17">
          <w:rPr>
            <w:rStyle w:val="Hyperlink"/>
            <w:rFonts w:cs="B Nazanin" w:hint="eastAsia"/>
            <w:noProof/>
            <w:rtl/>
          </w:rPr>
          <w:t>جدول</w:t>
        </w:r>
        <w:r w:rsidRPr="00330C17">
          <w:rPr>
            <w:rStyle w:val="Hyperlink"/>
            <w:rFonts w:cs="B Nazanin"/>
            <w:noProof/>
            <w:rtl/>
          </w:rPr>
          <w:t xml:space="preserve"> 4</w:t>
        </w:r>
        <w:r w:rsidRPr="00330C17">
          <w:rPr>
            <w:rStyle w:val="Hyperlink"/>
            <w:rFonts w:cs="B Nazanin"/>
            <w:noProof/>
            <w:rtl/>
            <w:lang w:bidi="fa-IR"/>
          </w:rPr>
          <w:t xml:space="preserve"> : </w:t>
        </w:r>
        <w:r w:rsidRPr="00330C17">
          <w:rPr>
            <w:rStyle w:val="Hyperlink"/>
            <w:rFonts w:cs="B Nazanin" w:hint="eastAsia"/>
            <w:noProof/>
            <w:rtl/>
            <w:lang w:bidi="fa-IR"/>
          </w:rPr>
          <w:t>تعداد</w:t>
        </w:r>
        <w:r w:rsidRPr="00330C17">
          <w:rPr>
            <w:rStyle w:val="Hyperlink"/>
            <w:rFonts w:cs="B Nazanin"/>
            <w:noProof/>
            <w:rtl/>
            <w:lang w:bidi="fa-IR"/>
          </w:rPr>
          <w:t xml:space="preserve"> </w:t>
        </w:r>
        <w:r w:rsidRPr="00330C17">
          <w:rPr>
            <w:rStyle w:val="Hyperlink"/>
            <w:rFonts w:cs="B Nazanin" w:hint="eastAsia"/>
            <w:noProof/>
            <w:rtl/>
            <w:lang w:bidi="fa-IR"/>
          </w:rPr>
          <w:t>داده‌ها</w:t>
        </w:r>
        <w:r w:rsidRPr="00330C17">
          <w:rPr>
            <w:rStyle w:val="Hyperlink"/>
            <w:rFonts w:cs="B Nazanin" w:hint="cs"/>
            <w:noProof/>
            <w:rtl/>
            <w:lang w:bidi="fa-IR"/>
          </w:rPr>
          <w:t>ی</w:t>
        </w:r>
        <w:r w:rsidRPr="00330C17">
          <w:rPr>
            <w:rStyle w:val="Hyperlink"/>
            <w:rFonts w:cs="B Nazanin"/>
            <w:noProof/>
            <w:rtl/>
            <w:lang w:bidi="fa-IR"/>
          </w:rPr>
          <w:t xml:space="preserve"> </w:t>
        </w:r>
        <w:r w:rsidRPr="00330C17">
          <w:rPr>
            <w:rStyle w:val="Hyperlink"/>
            <w:rFonts w:cs="B Nazanin" w:hint="eastAsia"/>
            <w:noProof/>
            <w:rtl/>
            <w:lang w:bidi="fa-IR"/>
          </w:rPr>
          <w:t>منف</w:t>
        </w:r>
        <w:r w:rsidRPr="00330C17">
          <w:rPr>
            <w:rStyle w:val="Hyperlink"/>
            <w:rFonts w:cs="B Nazanin" w:hint="cs"/>
            <w:noProof/>
            <w:rtl/>
            <w:lang w:bidi="fa-IR"/>
          </w:rPr>
          <w:t>ی</w:t>
        </w:r>
        <w:r w:rsidRPr="00330C17">
          <w:rPr>
            <w:rStyle w:val="Hyperlink"/>
            <w:rFonts w:cs="B Nazanin"/>
            <w:noProof/>
            <w:rtl/>
            <w:lang w:bidi="fa-IR"/>
          </w:rPr>
          <w:t xml:space="preserve"> </w:t>
        </w:r>
        <w:r w:rsidRPr="00330C17">
          <w:rPr>
            <w:rStyle w:val="Hyperlink"/>
            <w:rFonts w:cs="B Nazanin" w:hint="eastAsia"/>
            <w:noProof/>
            <w:rtl/>
            <w:lang w:bidi="fa-IR"/>
          </w:rPr>
          <w:t>بصورت</w:t>
        </w:r>
        <w:r w:rsidRPr="00330C17">
          <w:rPr>
            <w:rStyle w:val="Hyperlink"/>
            <w:rFonts w:cs="B Nazanin"/>
            <w:noProof/>
            <w:rtl/>
            <w:lang w:bidi="fa-IR"/>
          </w:rPr>
          <w:t xml:space="preserve"> </w:t>
        </w:r>
        <w:r w:rsidRPr="00330C17">
          <w:rPr>
            <w:rStyle w:val="Hyperlink"/>
            <w:rFonts w:cs="B Nazanin" w:hint="eastAsia"/>
            <w:noProof/>
            <w:rtl/>
            <w:lang w:bidi="fa-IR"/>
          </w:rPr>
          <w:t>فصل</w:t>
        </w:r>
        <w:r w:rsidRPr="00330C17">
          <w:rPr>
            <w:rStyle w:val="Hyperlink"/>
            <w:rFonts w:cs="B Nazanin" w:hint="cs"/>
            <w:noProof/>
            <w:rtl/>
            <w:lang w:bidi="fa-IR"/>
          </w:rPr>
          <w:t>ی</w:t>
        </w:r>
        <w:r>
          <w:rPr>
            <w:noProof/>
            <w:webHidden/>
          </w:rPr>
          <w:tab/>
        </w:r>
        <w:r>
          <w:rPr>
            <w:noProof/>
            <w:webHidden/>
          </w:rPr>
          <w:fldChar w:fldCharType="begin"/>
        </w:r>
        <w:r>
          <w:rPr>
            <w:noProof/>
            <w:webHidden/>
          </w:rPr>
          <w:instrText xml:space="preserve"> PAGEREF _Toc231047952 \h </w:instrText>
        </w:r>
      </w:ins>
      <w:r>
        <w:rPr>
          <w:noProof/>
          <w:webHidden/>
        </w:rPr>
      </w:r>
      <w:r>
        <w:rPr>
          <w:noProof/>
          <w:webHidden/>
        </w:rPr>
        <w:fldChar w:fldCharType="separate"/>
      </w:r>
      <w:ins w:id="254" w:author="R" w:date="2026-05-30T15:38:00Z">
        <w:r>
          <w:rPr>
            <w:noProof/>
            <w:webHidden/>
          </w:rPr>
          <w:t>12</w:t>
        </w:r>
        <w:r>
          <w:rPr>
            <w:noProof/>
            <w:webHidden/>
          </w:rPr>
          <w:fldChar w:fldCharType="end"/>
        </w:r>
        <w:r w:rsidRPr="00330C17">
          <w:rPr>
            <w:rStyle w:val="Hyperlink"/>
            <w:noProof/>
          </w:rPr>
          <w:fldChar w:fldCharType="end"/>
        </w:r>
      </w:ins>
    </w:p>
    <w:p w14:paraId="3A6A9A1C" w14:textId="5342F28C" w:rsidR="0015037F" w:rsidRDefault="0015037F">
      <w:pPr>
        <w:pStyle w:val="TableofFigures"/>
        <w:tabs>
          <w:tab w:val="right" w:leader="dot" w:pos="9350"/>
        </w:tabs>
        <w:rPr>
          <w:ins w:id="255" w:author="R" w:date="2026-05-30T15:38:00Z"/>
          <w:rFonts w:asciiTheme="minorHAnsi" w:eastAsiaTheme="minorEastAsia" w:hAnsiTheme="minorHAnsi"/>
          <w:noProof/>
        </w:rPr>
        <w:pPrChange w:id="256" w:author="R" w:date="2026-05-30T15:39:00Z">
          <w:pPr>
            <w:pStyle w:val="TableofFigures"/>
            <w:tabs>
              <w:tab w:val="right" w:leader="dot" w:pos="9350"/>
            </w:tabs>
            <w:bidi w:val="0"/>
          </w:pPr>
        </w:pPrChange>
      </w:pPr>
      <w:ins w:id="257" w:author="R" w:date="2026-05-30T15:38:00Z">
        <w:r w:rsidRPr="00330C17">
          <w:rPr>
            <w:rStyle w:val="Hyperlink"/>
            <w:noProof/>
          </w:rPr>
          <w:fldChar w:fldCharType="begin"/>
        </w:r>
        <w:r w:rsidRPr="00330C17">
          <w:rPr>
            <w:rStyle w:val="Hyperlink"/>
            <w:noProof/>
          </w:rPr>
          <w:instrText xml:space="preserve"> </w:instrText>
        </w:r>
        <w:r>
          <w:rPr>
            <w:noProof/>
          </w:rPr>
          <w:instrText>HYPERLINK \l "_Toc231047953"</w:instrText>
        </w:r>
        <w:r w:rsidRPr="00330C17">
          <w:rPr>
            <w:rStyle w:val="Hyperlink"/>
            <w:noProof/>
          </w:rPr>
          <w:instrText xml:space="preserve"> </w:instrText>
        </w:r>
        <w:r w:rsidRPr="00330C17">
          <w:rPr>
            <w:rStyle w:val="Hyperlink"/>
            <w:noProof/>
          </w:rPr>
          <w:fldChar w:fldCharType="separate"/>
        </w:r>
        <w:r w:rsidRPr="00330C17">
          <w:rPr>
            <w:rStyle w:val="Hyperlink"/>
            <w:rFonts w:cs="B Nazanin" w:hint="eastAsia"/>
            <w:noProof/>
            <w:rtl/>
          </w:rPr>
          <w:t>جدول</w:t>
        </w:r>
        <w:r w:rsidRPr="00330C17">
          <w:rPr>
            <w:rStyle w:val="Hyperlink"/>
            <w:rFonts w:cs="B Nazanin"/>
            <w:noProof/>
            <w:rtl/>
          </w:rPr>
          <w:t xml:space="preserve"> 5</w:t>
        </w:r>
        <w:r w:rsidRPr="00330C17">
          <w:rPr>
            <w:rStyle w:val="Hyperlink"/>
            <w:rFonts w:cs="B Nazanin"/>
            <w:noProof/>
            <w:rtl/>
            <w:lang w:bidi="fa-IR"/>
          </w:rPr>
          <w:t xml:space="preserve"> : </w:t>
        </w:r>
        <w:r w:rsidRPr="00330C17">
          <w:rPr>
            <w:rStyle w:val="Hyperlink"/>
            <w:rFonts w:cs="B Nazanin" w:hint="eastAsia"/>
            <w:noProof/>
            <w:rtl/>
            <w:lang w:bidi="fa-IR"/>
          </w:rPr>
          <w:t>تعداد</w:t>
        </w:r>
        <w:r w:rsidRPr="00330C17">
          <w:rPr>
            <w:rStyle w:val="Hyperlink"/>
            <w:rFonts w:cs="B Nazanin"/>
            <w:noProof/>
            <w:rtl/>
            <w:lang w:bidi="fa-IR"/>
          </w:rPr>
          <w:t xml:space="preserve"> </w:t>
        </w:r>
        <w:r w:rsidRPr="00330C17">
          <w:rPr>
            <w:rStyle w:val="Hyperlink"/>
            <w:rFonts w:cs="B Nazanin" w:hint="eastAsia"/>
            <w:noProof/>
            <w:rtl/>
            <w:lang w:bidi="fa-IR"/>
          </w:rPr>
          <w:t>داده‌ها</w:t>
        </w:r>
        <w:r w:rsidRPr="00330C17">
          <w:rPr>
            <w:rStyle w:val="Hyperlink"/>
            <w:rFonts w:cs="B Nazanin" w:hint="cs"/>
            <w:noProof/>
            <w:rtl/>
            <w:lang w:bidi="fa-IR"/>
          </w:rPr>
          <w:t>ی</w:t>
        </w:r>
        <w:r w:rsidRPr="00330C17">
          <w:rPr>
            <w:rStyle w:val="Hyperlink"/>
            <w:rFonts w:cs="B Nazanin"/>
            <w:noProof/>
            <w:rtl/>
            <w:lang w:bidi="fa-IR"/>
          </w:rPr>
          <w:t xml:space="preserve"> </w:t>
        </w:r>
        <w:r w:rsidRPr="00330C17">
          <w:rPr>
            <w:rStyle w:val="Hyperlink"/>
            <w:rFonts w:cs="B Nazanin" w:hint="eastAsia"/>
            <w:noProof/>
            <w:rtl/>
            <w:lang w:bidi="fa-IR"/>
          </w:rPr>
          <w:t>صفر</w:t>
        </w:r>
        <w:r w:rsidRPr="00330C17">
          <w:rPr>
            <w:rStyle w:val="Hyperlink"/>
            <w:rFonts w:cs="B Nazanin"/>
            <w:noProof/>
            <w:rtl/>
            <w:lang w:bidi="fa-IR"/>
          </w:rPr>
          <w:t xml:space="preserve"> </w:t>
        </w:r>
        <w:r w:rsidRPr="00330C17">
          <w:rPr>
            <w:rStyle w:val="Hyperlink"/>
            <w:rFonts w:cs="B Nazanin" w:hint="eastAsia"/>
            <w:noProof/>
            <w:rtl/>
            <w:lang w:bidi="fa-IR"/>
          </w:rPr>
          <w:t>بصورت</w:t>
        </w:r>
        <w:r w:rsidRPr="00330C17">
          <w:rPr>
            <w:rStyle w:val="Hyperlink"/>
            <w:rFonts w:cs="B Nazanin"/>
            <w:noProof/>
            <w:rtl/>
            <w:lang w:bidi="fa-IR"/>
          </w:rPr>
          <w:t xml:space="preserve"> </w:t>
        </w:r>
        <w:r w:rsidRPr="00330C17">
          <w:rPr>
            <w:rStyle w:val="Hyperlink"/>
            <w:rFonts w:cs="B Nazanin" w:hint="eastAsia"/>
            <w:noProof/>
            <w:rtl/>
            <w:lang w:bidi="fa-IR"/>
          </w:rPr>
          <w:t>فصل</w:t>
        </w:r>
        <w:r w:rsidRPr="00330C17">
          <w:rPr>
            <w:rStyle w:val="Hyperlink"/>
            <w:rFonts w:cs="B Nazanin" w:hint="cs"/>
            <w:noProof/>
            <w:rtl/>
            <w:lang w:bidi="fa-IR"/>
          </w:rPr>
          <w:t>ی</w:t>
        </w:r>
        <w:r>
          <w:rPr>
            <w:noProof/>
            <w:webHidden/>
          </w:rPr>
          <w:tab/>
        </w:r>
        <w:r>
          <w:rPr>
            <w:noProof/>
            <w:webHidden/>
          </w:rPr>
          <w:fldChar w:fldCharType="begin"/>
        </w:r>
        <w:r>
          <w:rPr>
            <w:noProof/>
            <w:webHidden/>
          </w:rPr>
          <w:instrText xml:space="preserve"> PAGEREF _Toc231047953 \h </w:instrText>
        </w:r>
      </w:ins>
      <w:r>
        <w:rPr>
          <w:noProof/>
          <w:webHidden/>
        </w:rPr>
      </w:r>
      <w:r>
        <w:rPr>
          <w:noProof/>
          <w:webHidden/>
        </w:rPr>
        <w:fldChar w:fldCharType="separate"/>
      </w:r>
      <w:ins w:id="258" w:author="R" w:date="2026-05-30T15:38:00Z">
        <w:r>
          <w:rPr>
            <w:noProof/>
            <w:webHidden/>
          </w:rPr>
          <w:t>14</w:t>
        </w:r>
        <w:r>
          <w:rPr>
            <w:noProof/>
            <w:webHidden/>
          </w:rPr>
          <w:fldChar w:fldCharType="end"/>
        </w:r>
        <w:r w:rsidRPr="00330C17">
          <w:rPr>
            <w:rStyle w:val="Hyperlink"/>
            <w:noProof/>
          </w:rPr>
          <w:fldChar w:fldCharType="end"/>
        </w:r>
      </w:ins>
    </w:p>
    <w:p w14:paraId="5292B4FE" w14:textId="26A6FF23" w:rsidR="0015037F" w:rsidRPr="0032771B" w:rsidRDefault="0015037F">
      <w:pPr>
        <w:rPr>
          <w:rFonts w:ascii="IRNazanin" w:hAnsi="IRNazanin" w:cs="B Nazanin"/>
          <w:b/>
          <w:bCs/>
          <w:sz w:val="32"/>
          <w:szCs w:val="32"/>
          <w:rtl/>
          <w:lang w:bidi="fa-IR"/>
        </w:rPr>
        <w:pPrChange w:id="259" w:author="R" w:date="2026-05-30T15:37:00Z">
          <w:pPr>
            <w:jc w:val="center"/>
          </w:pPr>
        </w:pPrChange>
      </w:pPr>
      <w:ins w:id="260" w:author="R" w:date="2026-05-30T15:38:00Z">
        <w:r>
          <w:rPr>
            <w:rFonts w:ascii="IRNazanin" w:hAnsi="IRNazanin" w:cs="B Nazanin"/>
            <w:b/>
            <w:bCs/>
            <w:sz w:val="32"/>
            <w:szCs w:val="32"/>
            <w:rtl/>
            <w:lang w:bidi="fa-IR"/>
          </w:rPr>
          <w:fldChar w:fldCharType="end"/>
        </w:r>
      </w:ins>
    </w:p>
    <w:p w14:paraId="1DDCA706" w14:textId="2A950732" w:rsidR="00A76EC7" w:rsidRPr="007506E2" w:rsidDel="0015037F" w:rsidRDefault="003C2A69">
      <w:pPr>
        <w:pStyle w:val="TableofFigures"/>
        <w:tabs>
          <w:tab w:val="right" w:leader="dot" w:pos="9350"/>
        </w:tabs>
        <w:spacing w:after="100"/>
        <w:ind w:firstLine="0"/>
        <w:jc w:val="left"/>
        <w:rPr>
          <w:del w:id="261" w:author="R" w:date="2026-05-30T15:34:00Z"/>
          <w:rFonts w:asciiTheme="minorHAnsi" w:eastAsiaTheme="minorEastAsia" w:hAnsiTheme="minorHAnsi" w:cs="B Nazanin"/>
          <w:noProof/>
        </w:rPr>
        <w:pPrChange w:id="262" w:author="R" w:date="2026-05-30T15:33:00Z">
          <w:pPr>
            <w:pStyle w:val="TableofFigures"/>
            <w:tabs>
              <w:tab w:val="right" w:leader="dot" w:pos="9350"/>
            </w:tabs>
            <w:spacing w:after="100"/>
            <w:ind w:firstLine="0"/>
          </w:pPr>
        </w:pPrChange>
      </w:pPr>
      <w:del w:id="263" w:author="R" w:date="2026-05-30T15:34:00Z">
        <w:r w:rsidRPr="0032771B" w:rsidDel="0015037F">
          <w:rPr>
            <w:rFonts w:cs="B Nazanin"/>
            <w:rtl/>
            <w:lang w:bidi="fa-IR"/>
          </w:rPr>
          <w:fldChar w:fldCharType="begin"/>
        </w:r>
        <w:r w:rsidRPr="0032771B" w:rsidDel="0015037F">
          <w:rPr>
            <w:rFonts w:cs="B Nazanin"/>
            <w:rtl/>
            <w:lang w:bidi="fa-IR"/>
          </w:rPr>
          <w:delInstrText xml:space="preserve"> </w:delInstrText>
        </w:r>
        <w:r w:rsidRPr="0032771B" w:rsidDel="0015037F">
          <w:rPr>
            <w:rFonts w:cs="B Nazanin"/>
            <w:lang w:bidi="fa-IR"/>
          </w:rPr>
          <w:delInstrText>TOC</w:delInstrText>
        </w:r>
        <w:r w:rsidRPr="0032771B" w:rsidDel="0015037F">
          <w:rPr>
            <w:rFonts w:cs="B Nazanin"/>
            <w:rtl/>
            <w:lang w:bidi="fa-IR"/>
          </w:rPr>
          <w:delInstrText xml:space="preserve"> \</w:delInstrText>
        </w:r>
        <w:r w:rsidRPr="0032771B" w:rsidDel="0015037F">
          <w:rPr>
            <w:rFonts w:cs="B Nazanin"/>
            <w:lang w:bidi="fa-IR"/>
          </w:rPr>
          <w:delInstrText>h \z \c</w:delInstrText>
        </w:r>
        <w:r w:rsidR="00566DF7" w:rsidRPr="0032771B" w:rsidDel="0015037F">
          <w:rPr>
            <w:rFonts w:cs="B Nazanin"/>
          </w:rPr>
          <w:delInstrText>\* MERGEFORMAT</w:delInstrText>
        </w:r>
        <w:r w:rsidRPr="0032771B" w:rsidDel="0015037F">
          <w:rPr>
            <w:rFonts w:cs="B Nazanin"/>
            <w:rtl/>
            <w:lang w:bidi="fa-IR"/>
          </w:rPr>
          <w:delInstrText xml:space="preserve"> "جدول" </w:delInstrText>
        </w:r>
        <w:r w:rsidRPr="0032771B" w:rsidDel="0015037F">
          <w:rPr>
            <w:rFonts w:cs="B Nazanin"/>
            <w:rtl/>
            <w:lang w:bidi="fa-IR"/>
          </w:rPr>
          <w:fldChar w:fldCharType="separate"/>
        </w:r>
        <w:r w:rsidR="00F05CB9" w:rsidDel="0015037F">
          <w:rPr>
            <w:noProof/>
          </w:rPr>
          <w:fldChar w:fldCharType="begin"/>
        </w:r>
        <w:r w:rsidR="00F05CB9" w:rsidDel="0015037F">
          <w:rPr>
            <w:noProof/>
          </w:rPr>
          <w:delInstrText xml:space="preserve"> HYPERLINK \l "_Toc230622343" </w:delInstrText>
        </w:r>
        <w:r w:rsidR="00F05CB9" w:rsidDel="0015037F">
          <w:rPr>
            <w:noProof/>
          </w:rPr>
          <w:fldChar w:fldCharType="separate"/>
        </w:r>
        <w:r w:rsidR="00A76EC7" w:rsidRPr="007506E2" w:rsidDel="0015037F">
          <w:rPr>
            <w:rStyle w:val="Hyperlink"/>
            <w:rFonts w:cs="B Nazanin" w:hint="eastAsia"/>
            <w:noProof/>
            <w:rtl/>
          </w:rPr>
          <w:delText>جدول</w:delText>
        </w:r>
        <w:r w:rsidR="00A76EC7" w:rsidRPr="007506E2" w:rsidDel="0015037F">
          <w:rPr>
            <w:rStyle w:val="Hyperlink"/>
            <w:rFonts w:cs="B Nazanin"/>
            <w:noProof/>
            <w:rtl/>
          </w:rPr>
          <w:delText xml:space="preserve"> 1</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تقس</w:delText>
        </w:r>
        <w:r w:rsidR="00A76EC7" w:rsidRPr="007506E2" w:rsidDel="0015037F">
          <w:rPr>
            <w:rStyle w:val="Hyperlink"/>
            <w:rFonts w:cs="B Nazanin" w:hint="cs"/>
            <w:noProof/>
            <w:rtl/>
            <w:lang w:bidi="fa-IR"/>
          </w:rPr>
          <w:delText>ی</w:delText>
        </w:r>
        <w:r w:rsidR="00A76EC7" w:rsidRPr="007506E2" w:rsidDel="0015037F">
          <w:rPr>
            <w:rStyle w:val="Hyperlink"/>
            <w:rFonts w:cs="B Nazanin" w:hint="eastAsia"/>
            <w:noProof/>
            <w:rtl/>
            <w:lang w:bidi="fa-IR"/>
          </w:rPr>
          <w:delText>م</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بند</w:delText>
        </w:r>
        <w:r w:rsidR="00A76EC7" w:rsidRPr="007506E2" w:rsidDel="0015037F">
          <w:rPr>
            <w:rStyle w:val="Hyperlink"/>
            <w:rFonts w:cs="B Nazanin" w:hint="cs"/>
            <w:noProof/>
            <w:rtl/>
            <w:lang w:bidi="fa-IR"/>
          </w:rPr>
          <w:delText>ی</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کل</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داده‌ها</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به</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لحاظ</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ک</w:delText>
        </w:r>
        <w:r w:rsidR="00A76EC7" w:rsidRPr="007506E2" w:rsidDel="0015037F">
          <w:rPr>
            <w:rStyle w:val="Hyperlink"/>
            <w:rFonts w:cs="B Nazanin" w:hint="cs"/>
            <w:noProof/>
            <w:rtl/>
            <w:lang w:bidi="fa-IR"/>
          </w:rPr>
          <w:delText>ی</w:delText>
        </w:r>
        <w:r w:rsidR="00A76EC7" w:rsidRPr="007506E2" w:rsidDel="0015037F">
          <w:rPr>
            <w:rStyle w:val="Hyperlink"/>
            <w:rFonts w:cs="B Nazanin" w:hint="eastAsia"/>
            <w:noProof/>
            <w:rtl/>
            <w:lang w:bidi="fa-IR"/>
          </w:rPr>
          <w:delText>ف</w:delText>
        </w:r>
        <w:r w:rsidR="00A76EC7" w:rsidRPr="007506E2" w:rsidDel="0015037F">
          <w:rPr>
            <w:rStyle w:val="Hyperlink"/>
            <w:rFonts w:cs="B Nazanin" w:hint="cs"/>
            <w:noProof/>
            <w:rtl/>
            <w:lang w:bidi="fa-IR"/>
          </w:rPr>
          <w:delText>ی</w:delText>
        </w:r>
        <w:r w:rsidR="00A76EC7" w:rsidRPr="007506E2" w:rsidDel="0015037F">
          <w:rPr>
            <w:rStyle w:val="Hyperlink"/>
            <w:rFonts w:cs="B Nazanin" w:hint="eastAsia"/>
            <w:noProof/>
            <w:rtl/>
            <w:lang w:bidi="fa-IR"/>
          </w:rPr>
          <w:delText>ت</w:delText>
        </w:r>
        <w:r w:rsidR="00A76EC7" w:rsidRPr="007506E2" w:rsidDel="0015037F">
          <w:rPr>
            <w:rFonts w:cs="B Nazanin"/>
            <w:noProof/>
            <w:webHidden/>
          </w:rPr>
          <w:tab/>
        </w:r>
        <w:r w:rsidR="00A76EC7" w:rsidRPr="007506E2" w:rsidDel="0015037F">
          <w:rPr>
            <w:rFonts w:cs="B Nazanin"/>
            <w:noProof/>
            <w:webHidden/>
          </w:rPr>
          <w:fldChar w:fldCharType="begin"/>
        </w:r>
        <w:r w:rsidR="00A76EC7" w:rsidRPr="007506E2" w:rsidDel="0015037F">
          <w:rPr>
            <w:rFonts w:cs="B Nazanin"/>
            <w:noProof/>
            <w:webHidden/>
          </w:rPr>
          <w:delInstrText xml:space="preserve"> PAGEREF _Toc230622343 \h </w:delInstrText>
        </w:r>
        <w:r w:rsidR="00A76EC7" w:rsidRPr="007506E2" w:rsidDel="0015037F">
          <w:rPr>
            <w:rFonts w:cs="B Nazanin"/>
            <w:noProof/>
            <w:webHidden/>
          </w:rPr>
        </w:r>
        <w:r w:rsidR="00A76EC7" w:rsidRPr="007506E2" w:rsidDel="0015037F">
          <w:rPr>
            <w:rFonts w:cs="B Nazanin"/>
            <w:noProof/>
            <w:webHidden/>
          </w:rPr>
          <w:fldChar w:fldCharType="separate"/>
        </w:r>
      </w:del>
      <w:del w:id="264" w:author="R" w:date="2026-05-30T13:38:00Z">
        <w:r w:rsidR="00A76EC7" w:rsidRPr="007506E2" w:rsidDel="0073286A">
          <w:rPr>
            <w:rFonts w:cs="B Nazanin"/>
            <w:noProof/>
            <w:webHidden/>
          </w:rPr>
          <w:delText>6</w:delText>
        </w:r>
      </w:del>
      <w:del w:id="265" w:author="R" w:date="2026-05-30T15:34:00Z">
        <w:r w:rsidR="00A76EC7" w:rsidRPr="007506E2" w:rsidDel="0015037F">
          <w:rPr>
            <w:rFonts w:cs="B Nazanin"/>
            <w:noProof/>
            <w:webHidden/>
          </w:rPr>
          <w:fldChar w:fldCharType="end"/>
        </w:r>
        <w:r w:rsidR="00F05CB9" w:rsidDel="0015037F">
          <w:rPr>
            <w:rFonts w:cs="B Nazanin"/>
            <w:noProof/>
          </w:rPr>
          <w:fldChar w:fldCharType="end"/>
        </w:r>
      </w:del>
    </w:p>
    <w:p w14:paraId="35005A89" w14:textId="23136188" w:rsidR="00A76EC7" w:rsidRPr="007506E2" w:rsidDel="0015037F" w:rsidRDefault="00F05CB9">
      <w:pPr>
        <w:pStyle w:val="TableofFigures"/>
        <w:tabs>
          <w:tab w:val="right" w:leader="dot" w:pos="9350"/>
        </w:tabs>
        <w:spacing w:after="100"/>
        <w:ind w:firstLine="0"/>
        <w:jc w:val="left"/>
        <w:rPr>
          <w:del w:id="266" w:author="R" w:date="2026-05-30T15:34:00Z"/>
          <w:rFonts w:asciiTheme="minorHAnsi" w:eastAsiaTheme="minorEastAsia" w:hAnsiTheme="minorHAnsi" w:cs="B Nazanin"/>
          <w:noProof/>
        </w:rPr>
        <w:pPrChange w:id="267" w:author="R" w:date="2026-05-30T15:33:00Z">
          <w:pPr>
            <w:pStyle w:val="TableofFigures"/>
            <w:tabs>
              <w:tab w:val="right" w:leader="dot" w:pos="9350"/>
            </w:tabs>
            <w:spacing w:after="100"/>
            <w:ind w:firstLine="0"/>
          </w:pPr>
        </w:pPrChange>
      </w:pPr>
      <w:del w:id="268" w:author="R" w:date="2026-05-30T15:34:00Z">
        <w:r w:rsidDel="0015037F">
          <w:rPr>
            <w:noProof/>
          </w:rPr>
          <w:fldChar w:fldCharType="begin"/>
        </w:r>
        <w:r w:rsidDel="0015037F">
          <w:rPr>
            <w:noProof/>
          </w:rPr>
          <w:delInstrText xml:space="preserve"> HYPERLINK \l "_Toc230622344" </w:delInstrText>
        </w:r>
        <w:r w:rsidDel="0015037F">
          <w:rPr>
            <w:noProof/>
          </w:rPr>
          <w:fldChar w:fldCharType="separate"/>
        </w:r>
        <w:r w:rsidR="00A76EC7" w:rsidRPr="007506E2" w:rsidDel="0015037F">
          <w:rPr>
            <w:rStyle w:val="Hyperlink"/>
            <w:rFonts w:cs="B Nazanin" w:hint="eastAsia"/>
            <w:noProof/>
            <w:rtl/>
          </w:rPr>
          <w:delText>جدول</w:delText>
        </w:r>
        <w:r w:rsidR="00A76EC7" w:rsidRPr="007506E2" w:rsidDel="0015037F">
          <w:rPr>
            <w:rStyle w:val="Hyperlink"/>
            <w:rFonts w:cs="B Nazanin"/>
            <w:noProof/>
            <w:rtl/>
          </w:rPr>
          <w:delText xml:space="preserve"> 2</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نرخ</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داده‌ها</w:delText>
        </w:r>
        <w:r w:rsidR="00A76EC7" w:rsidRPr="007506E2" w:rsidDel="0015037F">
          <w:rPr>
            <w:rStyle w:val="Hyperlink"/>
            <w:rFonts w:cs="B Nazanin" w:hint="cs"/>
            <w:noProof/>
            <w:rtl/>
            <w:lang w:bidi="fa-IR"/>
          </w:rPr>
          <w:delText>ی</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گمشده</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در</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هر</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روز</w:delText>
        </w:r>
        <w:r w:rsidR="00A76EC7" w:rsidRPr="007506E2" w:rsidDel="0015037F">
          <w:rPr>
            <w:rFonts w:cs="B Nazanin"/>
            <w:noProof/>
            <w:webHidden/>
          </w:rPr>
          <w:tab/>
        </w:r>
        <w:r w:rsidR="00A76EC7" w:rsidRPr="007506E2" w:rsidDel="0015037F">
          <w:rPr>
            <w:rFonts w:cs="B Nazanin"/>
            <w:noProof/>
            <w:webHidden/>
          </w:rPr>
          <w:fldChar w:fldCharType="begin"/>
        </w:r>
        <w:r w:rsidR="00A76EC7" w:rsidRPr="007506E2" w:rsidDel="0015037F">
          <w:rPr>
            <w:rFonts w:cs="B Nazanin"/>
            <w:noProof/>
            <w:webHidden/>
          </w:rPr>
          <w:delInstrText xml:space="preserve"> PAGEREF _Toc230622344 \h </w:delInstrText>
        </w:r>
        <w:r w:rsidR="00A76EC7" w:rsidRPr="007506E2" w:rsidDel="0015037F">
          <w:rPr>
            <w:rFonts w:cs="B Nazanin"/>
            <w:noProof/>
            <w:webHidden/>
          </w:rPr>
        </w:r>
        <w:r w:rsidR="00A76EC7" w:rsidRPr="007506E2" w:rsidDel="0015037F">
          <w:rPr>
            <w:rFonts w:cs="B Nazanin"/>
            <w:noProof/>
            <w:webHidden/>
          </w:rPr>
          <w:fldChar w:fldCharType="separate"/>
        </w:r>
      </w:del>
      <w:del w:id="269" w:author="R" w:date="2026-05-30T13:38:00Z">
        <w:r w:rsidR="00A76EC7" w:rsidRPr="007506E2" w:rsidDel="0073286A">
          <w:rPr>
            <w:rFonts w:cs="B Nazanin"/>
            <w:noProof/>
            <w:webHidden/>
          </w:rPr>
          <w:delText>7</w:delText>
        </w:r>
      </w:del>
      <w:del w:id="270" w:author="R" w:date="2026-05-30T15:34:00Z">
        <w:r w:rsidR="00A76EC7" w:rsidRPr="007506E2" w:rsidDel="0015037F">
          <w:rPr>
            <w:rFonts w:cs="B Nazanin"/>
            <w:noProof/>
            <w:webHidden/>
          </w:rPr>
          <w:fldChar w:fldCharType="end"/>
        </w:r>
        <w:r w:rsidDel="0015037F">
          <w:rPr>
            <w:rFonts w:cs="B Nazanin"/>
            <w:noProof/>
          </w:rPr>
          <w:fldChar w:fldCharType="end"/>
        </w:r>
      </w:del>
    </w:p>
    <w:p w14:paraId="699E0CF0" w14:textId="39915F4B" w:rsidR="00A76EC7" w:rsidRPr="007506E2" w:rsidDel="0073286A" w:rsidRDefault="00F05CB9">
      <w:pPr>
        <w:pStyle w:val="TableofFigures"/>
        <w:tabs>
          <w:tab w:val="right" w:leader="dot" w:pos="9350"/>
        </w:tabs>
        <w:spacing w:after="100"/>
        <w:ind w:firstLine="0"/>
        <w:jc w:val="left"/>
        <w:rPr>
          <w:del w:id="271" w:author="R" w:date="2026-05-30T13:42:00Z"/>
          <w:rFonts w:asciiTheme="minorHAnsi" w:eastAsiaTheme="minorEastAsia" w:hAnsiTheme="minorHAnsi" w:cs="B Nazanin"/>
          <w:noProof/>
        </w:rPr>
        <w:pPrChange w:id="272" w:author="R" w:date="2026-05-30T15:33:00Z">
          <w:pPr>
            <w:pStyle w:val="TableofFigures"/>
            <w:tabs>
              <w:tab w:val="right" w:leader="dot" w:pos="9350"/>
            </w:tabs>
            <w:spacing w:after="100"/>
            <w:ind w:firstLine="0"/>
          </w:pPr>
        </w:pPrChange>
      </w:pPr>
      <w:del w:id="273" w:author="R" w:date="2026-05-30T13:42:00Z">
        <w:r w:rsidDel="0073286A">
          <w:rPr>
            <w:noProof/>
          </w:rPr>
          <w:fldChar w:fldCharType="begin"/>
        </w:r>
        <w:r w:rsidDel="0073286A">
          <w:rPr>
            <w:noProof/>
          </w:rPr>
          <w:delInstrText xml:space="preserve"> HYPERLINK \l "_Toc230622345" </w:delInstrText>
        </w:r>
        <w:r w:rsidDel="0073286A">
          <w:rPr>
            <w:noProof/>
          </w:rPr>
          <w:fldChar w:fldCharType="separate"/>
        </w:r>
        <w:r w:rsidR="00A76EC7" w:rsidRPr="007506E2" w:rsidDel="0073286A">
          <w:rPr>
            <w:rStyle w:val="Hyperlink"/>
            <w:rFonts w:cs="B Nazanin" w:hint="eastAsia"/>
            <w:noProof/>
            <w:rtl/>
          </w:rPr>
          <w:delText>جدول</w:delText>
        </w:r>
        <w:r w:rsidR="00A76EC7" w:rsidRPr="007506E2" w:rsidDel="0073286A">
          <w:rPr>
            <w:rStyle w:val="Hyperlink"/>
            <w:rFonts w:cs="B Nazanin"/>
            <w:noProof/>
            <w:rtl/>
          </w:rPr>
          <w:delText xml:space="preserve"> 3</w:delText>
        </w:r>
        <w:r w:rsidR="00A76EC7" w:rsidRPr="007506E2" w:rsidDel="0073286A">
          <w:rPr>
            <w:rStyle w:val="Hyperlink"/>
            <w:rFonts w:cs="B Nazanin"/>
            <w:noProof/>
            <w:rtl/>
            <w:lang w:bidi="fa-IR"/>
          </w:rPr>
          <w:delText xml:space="preserve">: </w:delText>
        </w:r>
        <w:r w:rsidR="00A76EC7" w:rsidRPr="007506E2" w:rsidDel="0073286A">
          <w:rPr>
            <w:rStyle w:val="Hyperlink"/>
            <w:rFonts w:cs="B Nazanin" w:hint="eastAsia"/>
            <w:noProof/>
            <w:rtl/>
            <w:lang w:bidi="fa-IR"/>
          </w:rPr>
          <w:delText>نرخ</w:delText>
        </w:r>
        <w:r w:rsidR="00A76EC7" w:rsidRPr="007506E2" w:rsidDel="0073286A">
          <w:rPr>
            <w:rStyle w:val="Hyperlink"/>
            <w:rFonts w:cs="B Nazanin"/>
            <w:noProof/>
            <w:rtl/>
            <w:lang w:bidi="fa-IR"/>
          </w:rPr>
          <w:delText xml:space="preserve"> </w:delText>
        </w:r>
        <w:r w:rsidR="00A76EC7" w:rsidRPr="007506E2" w:rsidDel="0073286A">
          <w:rPr>
            <w:rStyle w:val="Hyperlink"/>
            <w:rFonts w:cs="B Nazanin" w:hint="eastAsia"/>
            <w:noProof/>
            <w:rtl/>
            <w:lang w:bidi="fa-IR"/>
          </w:rPr>
          <w:delText>داده‌ها</w:delText>
        </w:r>
        <w:r w:rsidR="00A76EC7" w:rsidRPr="007506E2" w:rsidDel="0073286A">
          <w:rPr>
            <w:rStyle w:val="Hyperlink"/>
            <w:rFonts w:cs="B Nazanin" w:hint="cs"/>
            <w:noProof/>
            <w:rtl/>
            <w:lang w:bidi="fa-IR"/>
          </w:rPr>
          <w:delText>ی</w:delText>
        </w:r>
        <w:r w:rsidR="00A76EC7" w:rsidRPr="007506E2" w:rsidDel="0073286A">
          <w:rPr>
            <w:rStyle w:val="Hyperlink"/>
            <w:rFonts w:cs="B Nazanin"/>
            <w:noProof/>
            <w:rtl/>
            <w:lang w:bidi="fa-IR"/>
          </w:rPr>
          <w:delText xml:space="preserve"> </w:delText>
        </w:r>
        <w:r w:rsidR="00A76EC7" w:rsidRPr="007506E2" w:rsidDel="0073286A">
          <w:rPr>
            <w:rStyle w:val="Hyperlink"/>
            <w:rFonts w:cs="B Nazanin" w:hint="eastAsia"/>
            <w:noProof/>
            <w:rtl/>
            <w:lang w:bidi="fa-IR"/>
          </w:rPr>
          <w:delText>گمشده</w:delText>
        </w:r>
        <w:r w:rsidR="00A76EC7" w:rsidRPr="007506E2" w:rsidDel="0073286A">
          <w:rPr>
            <w:rStyle w:val="Hyperlink"/>
            <w:rFonts w:cs="B Nazanin"/>
            <w:noProof/>
            <w:rtl/>
            <w:lang w:bidi="fa-IR"/>
          </w:rPr>
          <w:delText xml:space="preserve"> </w:delText>
        </w:r>
        <w:r w:rsidR="00A76EC7" w:rsidRPr="007506E2" w:rsidDel="0073286A">
          <w:rPr>
            <w:rStyle w:val="Hyperlink"/>
            <w:rFonts w:cs="B Nazanin" w:hint="eastAsia"/>
            <w:noProof/>
            <w:rtl/>
            <w:lang w:bidi="fa-IR"/>
          </w:rPr>
          <w:delText>هر</w:delText>
        </w:r>
        <w:r w:rsidR="00A76EC7" w:rsidRPr="007506E2" w:rsidDel="0073286A">
          <w:rPr>
            <w:rStyle w:val="Hyperlink"/>
            <w:rFonts w:cs="B Nazanin"/>
            <w:noProof/>
            <w:rtl/>
            <w:lang w:bidi="fa-IR"/>
          </w:rPr>
          <w:delText xml:space="preserve"> </w:delText>
        </w:r>
        <w:r w:rsidR="00A76EC7" w:rsidRPr="007506E2" w:rsidDel="0073286A">
          <w:rPr>
            <w:rStyle w:val="Hyperlink"/>
            <w:rFonts w:cs="B Nazanin" w:hint="eastAsia"/>
            <w:noProof/>
            <w:rtl/>
            <w:lang w:bidi="fa-IR"/>
          </w:rPr>
          <w:delText>شناسه</w:delText>
        </w:r>
        <w:r w:rsidR="00A76EC7" w:rsidRPr="007506E2" w:rsidDel="0073286A">
          <w:rPr>
            <w:rFonts w:cs="B Nazanin"/>
            <w:noProof/>
            <w:webHidden/>
          </w:rPr>
          <w:tab/>
        </w:r>
        <w:r w:rsidR="00A76EC7" w:rsidRPr="007506E2" w:rsidDel="0073286A">
          <w:rPr>
            <w:rFonts w:cs="B Nazanin"/>
            <w:noProof/>
            <w:webHidden/>
          </w:rPr>
          <w:fldChar w:fldCharType="begin"/>
        </w:r>
        <w:r w:rsidR="00A76EC7" w:rsidRPr="007506E2" w:rsidDel="0073286A">
          <w:rPr>
            <w:rFonts w:cs="B Nazanin"/>
            <w:noProof/>
            <w:webHidden/>
          </w:rPr>
          <w:delInstrText xml:space="preserve"> PAGEREF _Toc230622345 \h </w:delInstrText>
        </w:r>
        <w:r w:rsidR="00A76EC7" w:rsidRPr="007506E2" w:rsidDel="0073286A">
          <w:rPr>
            <w:rFonts w:cs="B Nazanin"/>
            <w:noProof/>
            <w:webHidden/>
          </w:rPr>
        </w:r>
        <w:r w:rsidR="00A76EC7" w:rsidRPr="007506E2" w:rsidDel="0073286A">
          <w:rPr>
            <w:rFonts w:cs="B Nazanin"/>
            <w:noProof/>
            <w:webHidden/>
          </w:rPr>
          <w:fldChar w:fldCharType="separate"/>
        </w:r>
      </w:del>
      <w:del w:id="274" w:author="R" w:date="2026-05-30T13:38:00Z">
        <w:r w:rsidR="00A76EC7" w:rsidRPr="007506E2" w:rsidDel="0073286A">
          <w:rPr>
            <w:rFonts w:cs="B Nazanin"/>
            <w:noProof/>
            <w:webHidden/>
          </w:rPr>
          <w:delText>7</w:delText>
        </w:r>
      </w:del>
      <w:del w:id="275" w:author="R" w:date="2026-05-30T13:42:00Z">
        <w:r w:rsidR="00A76EC7" w:rsidRPr="007506E2" w:rsidDel="0073286A">
          <w:rPr>
            <w:rFonts w:cs="B Nazanin"/>
            <w:noProof/>
            <w:webHidden/>
          </w:rPr>
          <w:fldChar w:fldCharType="end"/>
        </w:r>
        <w:r w:rsidDel="0073286A">
          <w:rPr>
            <w:rFonts w:cs="B Nazanin"/>
            <w:noProof/>
          </w:rPr>
          <w:fldChar w:fldCharType="end"/>
        </w:r>
      </w:del>
    </w:p>
    <w:p w14:paraId="6F6344DA" w14:textId="1901A5A0" w:rsidR="00A76EC7" w:rsidRPr="007506E2" w:rsidDel="0015037F" w:rsidRDefault="00F05CB9">
      <w:pPr>
        <w:pStyle w:val="TableofFigures"/>
        <w:tabs>
          <w:tab w:val="right" w:leader="dot" w:pos="9350"/>
        </w:tabs>
        <w:spacing w:after="100"/>
        <w:ind w:firstLine="0"/>
        <w:jc w:val="left"/>
        <w:rPr>
          <w:del w:id="276" w:author="R" w:date="2026-05-30T15:34:00Z"/>
          <w:rFonts w:asciiTheme="minorHAnsi" w:eastAsiaTheme="minorEastAsia" w:hAnsiTheme="minorHAnsi" w:cs="B Nazanin"/>
          <w:noProof/>
        </w:rPr>
        <w:pPrChange w:id="277" w:author="R" w:date="2026-05-30T15:33:00Z">
          <w:pPr>
            <w:pStyle w:val="TableofFigures"/>
            <w:tabs>
              <w:tab w:val="right" w:leader="dot" w:pos="9350"/>
            </w:tabs>
            <w:spacing w:after="100"/>
            <w:ind w:firstLine="0"/>
          </w:pPr>
        </w:pPrChange>
      </w:pPr>
      <w:del w:id="278" w:author="R" w:date="2026-05-30T15:34:00Z">
        <w:r w:rsidDel="0015037F">
          <w:rPr>
            <w:noProof/>
          </w:rPr>
          <w:fldChar w:fldCharType="begin"/>
        </w:r>
        <w:r w:rsidDel="0015037F">
          <w:rPr>
            <w:noProof/>
          </w:rPr>
          <w:delInstrText xml:space="preserve"> HYPERLINK \l "_Toc230622346" </w:delInstrText>
        </w:r>
        <w:r w:rsidDel="0015037F">
          <w:rPr>
            <w:noProof/>
          </w:rPr>
          <w:fldChar w:fldCharType="separate"/>
        </w:r>
        <w:r w:rsidR="00A76EC7" w:rsidRPr="007506E2" w:rsidDel="0015037F">
          <w:rPr>
            <w:rStyle w:val="Hyperlink"/>
            <w:rFonts w:cs="B Nazanin" w:hint="eastAsia"/>
            <w:noProof/>
            <w:rtl/>
          </w:rPr>
          <w:delText>جدول</w:delText>
        </w:r>
        <w:r w:rsidR="00A76EC7" w:rsidRPr="007506E2" w:rsidDel="0015037F">
          <w:rPr>
            <w:rStyle w:val="Hyperlink"/>
            <w:rFonts w:cs="B Nazanin"/>
            <w:noProof/>
            <w:rtl/>
          </w:rPr>
          <w:delText xml:space="preserve"> 4</w:delText>
        </w:r>
        <w:r w:rsidR="00A76EC7" w:rsidRPr="007506E2" w:rsidDel="0015037F">
          <w:rPr>
            <w:rStyle w:val="Hyperlink"/>
            <w:rFonts w:cs="B Nazanin"/>
            <w:noProof/>
            <w:rtl/>
            <w:lang w:bidi="fa-IR"/>
          </w:rPr>
          <w:delText xml:space="preserve"> : </w:delText>
        </w:r>
        <w:r w:rsidR="00A76EC7" w:rsidRPr="007506E2" w:rsidDel="0015037F">
          <w:rPr>
            <w:rStyle w:val="Hyperlink"/>
            <w:rFonts w:cs="B Nazanin" w:hint="eastAsia"/>
            <w:noProof/>
            <w:rtl/>
            <w:lang w:bidi="fa-IR"/>
          </w:rPr>
          <w:delText>بررس</w:delText>
        </w:r>
        <w:r w:rsidR="00A76EC7" w:rsidRPr="007506E2" w:rsidDel="0015037F">
          <w:rPr>
            <w:rStyle w:val="Hyperlink"/>
            <w:rFonts w:cs="B Nazanin" w:hint="cs"/>
            <w:noProof/>
            <w:rtl/>
            <w:lang w:bidi="fa-IR"/>
          </w:rPr>
          <w:delText>ی</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تعداد</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داده‌ها</w:delText>
        </w:r>
        <w:r w:rsidR="00A76EC7" w:rsidRPr="007506E2" w:rsidDel="0015037F">
          <w:rPr>
            <w:rStyle w:val="Hyperlink"/>
            <w:rFonts w:cs="B Nazanin" w:hint="cs"/>
            <w:noProof/>
            <w:rtl/>
            <w:lang w:bidi="fa-IR"/>
          </w:rPr>
          <w:delText>ی</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گمشده</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بصورت</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فصل</w:delText>
        </w:r>
        <w:r w:rsidR="00A76EC7" w:rsidRPr="007506E2" w:rsidDel="0015037F">
          <w:rPr>
            <w:rStyle w:val="Hyperlink"/>
            <w:rFonts w:cs="B Nazanin" w:hint="cs"/>
            <w:noProof/>
            <w:rtl/>
            <w:lang w:bidi="fa-IR"/>
          </w:rPr>
          <w:delText>ی</w:delText>
        </w:r>
        <w:r w:rsidR="00A76EC7" w:rsidRPr="007506E2" w:rsidDel="0015037F">
          <w:rPr>
            <w:rFonts w:cs="B Nazanin"/>
            <w:noProof/>
            <w:webHidden/>
          </w:rPr>
          <w:tab/>
        </w:r>
        <w:r w:rsidR="00A76EC7" w:rsidRPr="007506E2" w:rsidDel="0015037F">
          <w:rPr>
            <w:rFonts w:cs="B Nazanin"/>
            <w:noProof/>
            <w:webHidden/>
          </w:rPr>
          <w:fldChar w:fldCharType="begin"/>
        </w:r>
        <w:r w:rsidR="00A76EC7" w:rsidRPr="007506E2" w:rsidDel="0015037F">
          <w:rPr>
            <w:rFonts w:cs="B Nazanin"/>
            <w:noProof/>
            <w:webHidden/>
          </w:rPr>
          <w:delInstrText xml:space="preserve"> PAGEREF _Toc230622346 \h </w:delInstrText>
        </w:r>
        <w:r w:rsidR="00A76EC7" w:rsidRPr="007506E2" w:rsidDel="0015037F">
          <w:rPr>
            <w:rFonts w:cs="B Nazanin"/>
            <w:noProof/>
            <w:webHidden/>
          </w:rPr>
        </w:r>
        <w:r w:rsidR="00A76EC7" w:rsidRPr="007506E2" w:rsidDel="0015037F">
          <w:rPr>
            <w:rFonts w:cs="B Nazanin"/>
            <w:noProof/>
            <w:webHidden/>
          </w:rPr>
          <w:fldChar w:fldCharType="separate"/>
        </w:r>
      </w:del>
      <w:del w:id="279" w:author="R" w:date="2026-05-30T13:38:00Z">
        <w:r w:rsidR="00A76EC7" w:rsidRPr="007506E2" w:rsidDel="0073286A">
          <w:rPr>
            <w:rFonts w:cs="B Nazanin"/>
            <w:noProof/>
            <w:webHidden/>
          </w:rPr>
          <w:delText>9</w:delText>
        </w:r>
      </w:del>
      <w:del w:id="280" w:author="R" w:date="2026-05-30T15:34:00Z">
        <w:r w:rsidR="00A76EC7" w:rsidRPr="007506E2" w:rsidDel="0015037F">
          <w:rPr>
            <w:rFonts w:cs="B Nazanin"/>
            <w:noProof/>
            <w:webHidden/>
          </w:rPr>
          <w:fldChar w:fldCharType="end"/>
        </w:r>
        <w:r w:rsidDel="0015037F">
          <w:rPr>
            <w:rFonts w:cs="B Nazanin"/>
            <w:noProof/>
          </w:rPr>
          <w:fldChar w:fldCharType="end"/>
        </w:r>
      </w:del>
    </w:p>
    <w:p w14:paraId="4E554E17" w14:textId="6F3BBBBF" w:rsidR="00A76EC7" w:rsidRPr="007506E2" w:rsidDel="0015037F" w:rsidRDefault="00F05CB9">
      <w:pPr>
        <w:pStyle w:val="TableofFigures"/>
        <w:tabs>
          <w:tab w:val="right" w:leader="dot" w:pos="9350"/>
        </w:tabs>
        <w:spacing w:after="100"/>
        <w:ind w:firstLine="0"/>
        <w:jc w:val="left"/>
        <w:rPr>
          <w:del w:id="281" w:author="R" w:date="2026-05-30T15:34:00Z"/>
          <w:rFonts w:asciiTheme="minorHAnsi" w:eastAsiaTheme="minorEastAsia" w:hAnsiTheme="minorHAnsi" w:cs="B Nazanin"/>
          <w:noProof/>
        </w:rPr>
        <w:pPrChange w:id="282" w:author="R" w:date="2026-05-30T15:33:00Z">
          <w:pPr>
            <w:pStyle w:val="TableofFigures"/>
            <w:tabs>
              <w:tab w:val="right" w:leader="dot" w:pos="9350"/>
            </w:tabs>
            <w:spacing w:after="100"/>
            <w:ind w:firstLine="0"/>
          </w:pPr>
        </w:pPrChange>
      </w:pPr>
      <w:del w:id="283" w:author="R" w:date="2026-05-30T15:34:00Z">
        <w:r w:rsidDel="0015037F">
          <w:rPr>
            <w:noProof/>
          </w:rPr>
          <w:fldChar w:fldCharType="begin"/>
        </w:r>
        <w:r w:rsidDel="0015037F">
          <w:rPr>
            <w:noProof/>
          </w:rPr>
          <w:delInstrText xml:space="preserve"> HYPERLINK \l "_Toc230622347" </w:delInstrText>
        </w:r>
        <w:r w:rsidDel="0015037F">
          <w:rPr>
            <w:noProof/>
          </w:rPr>
          <w:fldChar w:fldCharType="separate"/>
        </w:r>
        <w:r w:rsidR="00A76EC7" w:rsidRPr="007506E2" w:rsidDel="0015037F">
          <w:rPr>
            <w:rStyle w:val="Hyperlink"/>
            <w:rFonts w:cs="B Nazanin" w:hint="eastAsia"/>
            <w:noProof/>
            <w:rtl/>
          </w:rPr>
          <w:delText>جدول</w:delText>
        </w:r>
        <w:r w:rsidR="00A76EC7" w:rsidRPr="007506E2" w:rsidDel="0015037F">
          <w:rPr>
            <w:rStyle w:val="Hyperlink"/>
            <w:rFonts w:cs="B Nazanin"/>
            <w:noProof/>
            <w:rtl/>
          </w:rPr>
          <w:delText xml:space="preserve"> 5</w:delText>
        </w:r>
        <w:r w:rsidR="00A76EC7" w:rsidRPr="007506E2" w:rsidDel="0015037F">
          <w:rPr>
            <w:rStyle w:val="Hyperlink"/>
            <w:rFonts w:cs="B Nazanin"/>
            <w:noProof/>
            <w:rtl/>
            <w:lang w:bidi="fa-IR"/>
          </w:rPr>
          <w:delText xml:space="preserve"> : </w:delText>
        </w:r>
        <w:r w:rsidR="00A76EC7" w:rsidRPr="007506E2" w:rsidDel="0015037F">
          <w:rPr>
            <w:rStyle w:val="Hyperlink"/>
            <w:rFonts w:cs="B Nazanin" w:hint="eastAsia"/>
            <w:noProof/>
            <w:rtl/>
            <w:lang w:bidi="fa-IR"/>
          </w:rPr>
          <w:delText>بررس</w:delText>
        </w:r>
        <w:r w:rsidR="00A76EC7" w:rsidRPr="007506E2" w:rsidDel="0015037F">
          <w:rPr>
            <w:rStyle w:val="Hyperlink"/>
            <w:rFonts w:cs="B Nazanin" w:hint="cs"/>
            <w:noProof/>
            <w:rtl/>
            <w:lang w:bidi="fa-IR"/>
          </w:rPr>
          <w:delText>ی</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تعداد</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داده‌ها</w:delText>
        </w:r>
        <w:r w:rsidR="00A76EC7" w:rsidRPr="007506E2" w:rsidDel="0015037F">
          <w:rPr>
            <w:rStyle w:val="Hyperlink"/>
            <w:rFonts w:cs="B Nazanin" w:hint="cs"/>
            <w:noProof/>
            <w:rtl/>
            <w:lang w:bidi="fa-IR"/>
          </w:rPr>
          <w:delText>ی</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منف</w:delText>
        </w:r>
        <w:r w:rsidR="00A76EC7" w:rsidRPr="007506E2" w:rsidDel="0015037F">
          <w:rPr>
            <w:rStyle w:val="Hyperlink"/>
            <w:rFonts w:cs="B Nazanin" w:hint="cs"/>
            <w:noProof/>
            <w:rtl/>
            <w:lang w:bidi="fa-IR"/>
          </w:rPr>
          <w:delText>ی</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بصورت</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فصل</w:delText>
        </w:r>
        <w:r w:rsidR="00A76EC7" w:rsidRPr="007506E2" w:rsidDel="0015037F">
          <w:rPr>
            <w:rStyle w:val="Hyperlink"/>
            <w:rFonts w:cs="B Nazanin" w:hint="cs"/>
            <w:noProof/>
            <w:rtl/>
            <w:lang w:bidi="fa-IR"/>
          </w:rPr>
          <w:delText>ی</w:delText>
        </w:r>
        <w:r w:rsidR="00A76EC7" w:rsidRPr="007506E2" w:rsidDel="0015037F">
          <w:rPr>
            <w:rFonts w:cs="B Nazanin"/>
            <w:noProof/>
            <w:webHidden/>
          </w:rPr>
          <w:tab/>
        </w:r>
        <w:r w:rsidR="00A76EC7" w:rsidRPr="007506E2" w:rsidDel="0015037F">
          <w:rPr>
            <w:rFonts w:cs="B Nazanin"/>
            <w:noProof/>
            <w:webHidden/>
          </w:rPr>
          <w:fldChar w:fldCharType="begin"/>
        </w:r>
        <w:r w:rsidR="00A76EC7" w:rsidRPr="007506E2" w:rsidDel="0015037F">
          <w:rPr>
            <w:rFonts w:cs="B Nazanin"/>
            <w:noProof/>
            <w:webHidden/>
          </w:rPr>
          <w:delInstrText xml:space="preserve"> PAGEREF _Toc230622347 \h </w:delInstrText>
        </w:r>
        <w:r w:rsidR="00A76EC7" w:rsidRPr="007506E2" w:rsidDel="0015037F">
          <w:rPr>
            <w:rFonts w:cs="B Nazanin"/>
            <w:noProof/>
            <w:webHidden/>
          </w:rPr>
        </w:r>
        <w:r w:rsidR="00A76EC7" w:rsidRPr="007506E2" w:rsidDel="0015037F">
          <w:rPr>
            <w:rFonts w:cs="B Nazanin"/>
            <w:noProof/>
            <w:webHidden/>
          </w:rPr>
          <w:fldChar w:fldCharType="separate"/>
        </w:r>
      </w:del>
      <w:del w:id="284" w:author="R" w:date="2026-05-30T13:38:00Z">
        <w:r w:rsidR="00A76EC7" w:rsidRPr="007506E2" w:rsidDel="0073286A">
          <w:rPr>
            <w:rFonts w:cs="B Nazanin"/>
            <w:noProof/>
            <w:webHidden/>
          </w:rPr>
          <w:delText>10</w:delText>
        </w:r>
      </w:del>
      <w:del w:id="285" w:author="R" w:date="2026-05-30T15:34:00Z">
        <w:r w:rsidR="00A76EC7" w:rsidRPr="007506E2" w:rsidDel="0015037F">
          <w:rPr>
            <w:rFonts w:cs="B Nazanin"/>
            <w:noProof/>
            <w:webHidden/>
          </w:rPr>
          <w:fldChar w:fldCharType="end"/>
        </w:r>
        <w:r w:rsidDel="0015037F">
          <w:rPr>
            <w:rFonts w:cs="B Nazanin"/>
            <w:noProof/>
          </w:rPr>
          <w:fldChar w:fldCharType="end"/>
        </w:r>
      </w:del>
    </w:p>
    <w:p w14:paraId="39A19B9A" w14:textId="619E794F" w:rsidR="00A76EC7" w:rsidRPr="007506E2" w:rsidDel="0015037F" w:rsidRDefault="00F05CB9">
      <w:pPr>
        <w:pStyle w:val="TableofFigures"/>
        <w:tabs>
          <w:tab w:val="right" w:leader="dot" w:pos="9350"/>
        </w:tabs>
        <w:spacing w:after="100"/>
        <w:ind w:firstLine="0"/>
        <w:jc w:val="left"/>
        <w:rPr>
          <w:del w:id="286" w:author="R" w:date="2026-05-30T15:34:00Z"/>
          <w:rFonts w:asciiTheme="minorHAnsi" w:eastAsiaTheme="minorEastAsia" w:hAnsiTheme="minorHAnsi" w:cs="B Nazanin"/>
          <w:noProof/>
        </w:rPr>
        <w:pPrChange w:id="287" w:author="R" w:date="2026-05-30T15:33:00Z">
          <w:pPr>
            <w:pStyle w:val="TableofFigures"/>
            <w:tabs>
              <w:tab w:val="right" w:leader="dot" w:pos="9350"/>
            </w:tabs>
            <w:spacing w:after="100"/>
            <w:ind w:firstLine="0"/>
          </w:pPr>
        </w:pPrChange>
      </w:pPr>
      <w:del w:id="288" w:author="R" w:date="2026-05-30T15:34:00Z">
        <w:r w:rsidDel="0015037F">
          <w:rPr>
            <w:noProof/>
          </w:rPr>
          <w:fldChar w:fldCharType="begin"/>
        </w:r>
        <w:r w:rsidDel="0015037F">
          <w:rPr>
            <w:noProof/>
          </w:rPr>
          <w:delInstrText xml:space="preserve"> HYPERLINK \l "_Toc230622348" </w:delInstrText>
        </w:r>
        <w:r w:rsidDel="0015037F">
          <w:rPr>
            <w:noProof/>
          </w:rPr>
          <w:fldChar w:fldCharType="separate"/>
        </w:r>
        <w:r w:rsidR="00A76EC7" w:rsidRPr="007506E2" w:rsidDel="0015037F">
          <w:rPr>
            <w:rStyle w:val="Hyperlink"/>
            <w:rFonts w:cs="B Nazanin" w:hint="eastAsia"/>
            <w:noProof/>
            <w:rtl/>
          </w:rPr>
          <w:delText>جدول</w:delText>
        </w:r>
        <w:r w:rsidR="00A76EC7" w:rsidRPr="007506E2" w:rsidDel="0015037F">
          <w:rPr>
            <w:rStyle w:val="Hyperlink"/>
            <w:rFonts w:cs="B Nazanin"/>
            <w:noProof/>
            <w:rtl/>
          </w:rPr>
          <w:delText xml:space="preserve"> 6</w:delText>
        </w:r>
        <w:r w:rsidR="00A76EC7" w:rsidRPr="007506E2" w:rsidDel="0015037F">
          <w:rPr>
            <w:rStyle w:val="Hyperlink"/>
            <w:rFonts w:cs="B Nazanin"/>
            <w:noProof/>
            <w:rtl/>
            <w:lang w:bidi="fa-IR"/>
          </w:rPr>
          <w:delText xml:space="preserve"> : </w:delText>
        </w:r>
        <w:r w:rsidR="00A76EC7" w:rsidRPr="007506E2" w:rsidDel="0015037F">
          <w:rPr>
            <w:rStyle w:val="Hyperlink"/>
            <w:rFonts w:cs="B Nazanin" w:hint="eastAsia"/>
            <w:noProof/>
            <w:rtl/>
            <w:lang w:bidi="fa-IR"/>
          </w:rPr>
          <w:delText>نرخ</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داده‌ها</w:delText>
        </w:r>
        <w:r w:rsidR="00A76EC7" w:rsidRPr="007506E2" w:rsidDel="0015037F">
          <w:rPr>
            <w:rStyle w:val="Hyperlink"/>
            <w:rFonts w:cs="B Nazanin" w:hint="cs"/>
            <w:noProof/>
            <w:rtl/>
            <w:lang w:bidi="fa-IR"/>
          </w:rPr>
          <w:delText>ی</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صفر</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در</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هر</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روز</w:delText>
        </w:r>
        <w:r w:rsidR="00A76EC7" w:rsidRPr="007506E2" w:rsidDel="0015037F">
          <w:rPr>
            <w:rFonts w:cs="B Nazanin"/>
            <w:noProof/>
            <w:webHidden/>
          </w:rPr>
          <w:tab/>
        </w:r>
        <w:r w:rsidR="00A76EC7" w:rsidRPr="007506E2" w:rsidDel="0015037F">
          <w:rPr>
            <w:rFonts w:cs="B Nazanin"/>
            <w:noProof/>
            <w:webHidden/>
          </w:rPr>
          <w:fldChar w:fldCharType="begin"/>
        </w:r>
        <w:r w:rsidR="00A76EC7" w:rsidRPr="007506E2" w:rsidDel="0015037F">
          <w:rPr>
            <w:rFonts w:cs="B Nazanin"/>
            <w:noProof/>
            <w:webHidden/>
          </w:rPr>
          <w:delInstrText xml:space="preserve"> PAGEREF _Toc230622348 \h </w:delInstrText>
        </w:r>
        <w:r w:rsidR="00A76EC7" w:rsidRPr="007506E2" w:rsidDel="0015037F">
          <w:rPr>
            <w:rFonts w:cs="B Nazanin"/>
            <w:noProof/>
            <w:webHidden/>
          </w:rPr>
        </w:r>
        <w:r w:rsidR="00A76EC7" w:rsidRPr="007506E2" w:rsidDel="0015037F">
          <w:rPr>
            <w:rFonts w:cs="B Nazanin"/>
            <w:noProof/>
            <w:webHidden/>
          </w:rPr>
          <w:fldChar w:fldCharType="separate"/>
        </w:r>
      </w:del>
      <w:del w:id="289" w:author="R" w:date="2026-05-30T13:38:00Z">
        <w:r w:rsidR="00A76EC7" w:rsidRPr="007506E2" w:rsidDel="0073286A">
          <w:rPr>
            <w:rFonts w:cs="B Nazanin"/>
            <w:noProof/>
            <w:webHidden/>
          </w:rPr>
          <w:delText>11</w:delText>
        </w:r>
      </w:del>
      <w:del w:id="290" w:author="R" w:date="2026-05-30T15:34:00Z">
        <w:r w:rsidR="00A76EC7" w:rsidRPr="007506E2" w:rsidDel="0015037F">
          <w:rPr>
            <w:rFonts w:cs="B Nazanin"/>
            <w:noProof/>
            <w:webHidden/>
          </w:rPr>
          <w:fldChar w:fldCharType="end"/>
        </w:r>
        <w:r w:rsidDel="0015037F">
          <w:rPr>
            <w:rFonts w:cs="B Nazanin"/>
            <w:noProof/>
          </w:rPr>
          <w:fldChar w:fldCharType="end"/>
        </w:r>
      </w:del>
    </w:p>
    <w:p w14:paraId="07DB3538" w14:textId="17A0AD55" w:rsidR="00A76EC7" w:rsidRPr="007506E2" w:rsidDel="0015037F" w:rsidRDefault="00F05CB9">
      <w:pPr>
        <w:pStyle w:val="TableofFigures"/>
        <w:tabs>
          <w:tab w:val="right" w:leader="dot" w:pos="9350"/>
        </w:tabs>
        <w:spacing w:after="100"/>
        <w:ind w:firstLine="0"/>
        <w:jc w:val="left"/>
        <w:rPr>
          <w:del w:id="291" w:author="R" w:date="2026-05-30T15:34:00Z"/>
          <w:rFonts w:asciiTheme="minorHAnsi" w:eastAsiaTheme="minorEastAsia" w:hAnsiTheme="minorHAnsi" w:cs="B Nazanin"/>
          <w:noProof/>
        </w:rPr>
        <w:pPrChange w:id="292" w:author="R" w:date="2026-05-30T15:33:00Z">
          <w:pPr>
            <w:pStyle w:val="TableofFigures"/>
            <w:tabs>
              <w:tab w:val="right" w:leader="dot" w:pos="9350"/>
            </w:tabs>
            <w:spacing w:after="100"/>
            <w:ind w:firstLine="0"/>
          </w:pPr>
        </w:pPrChange>
      </w:pPr>
      <w:del w:id="293" w:author="R" w:date="2026-05-30T15:34:00Z">
        <w:r w:rsidDel="0015037F">
          <w:rPr>
            <w:noProof/>
          </w:rPr>
          <w:fldChar w:fldCharType="begin"/>
        </w:r>
        <w:r w:rsidDel="0015037F">
          <w:rPr>
            <w:noProof/>
          </w:rPr>
          <w:delInstrText xml:space="preserve"> HYPERLINK \l "_Toc230622349" </w:delInstrText>
        </w:r>
        <w:r w:rsidDel="0015037F">
          <w:rPr>
            <w:noProof/>
          </w:rPr>
          <w:fldChar w:fldCharType="separate"/>
        </w:r>
        <w:r w:rsidR="00A76EC7" w:rsidRPr="007506E2" w:rsidDel="0015037F">
          <w:rPr>
            <w:rStyle w:val="Hyperlink"/>
            <w:rFonts w:cs="B Nazanin" w:hint="eastAsia"/>
            <w:noProof/>
            <w:rtl/>
          </w:rPr>
          <w:delText>جدول</w:delText>
        </w:r>
        <w:r w:rsidR="00A76EC7" w:rsidRPr="007506E2" w:rsidDel="0015037F">
          <w:rPr>
            <w:rStyle w:val="Hyperlink"/>
            <w:rFonts w:cs="B Nazanin"/>
            <w:noProof/>
            <w:rtl/>
          </w:rPr>
          <w:delText xml:space="preserve"> 7</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نرخ</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داده‌ها</w:delText>
        </w:r>
        <w:r w:rsidR="00A76EC7" w:rsidRPr="007506E2" w:rsidDel="0015037F">
          <w:rPr>
            <w:rStyle w:val="Hyperlink"/>
            <w:rFonts w:cs="B Nazanin" w:hint="cs"/>
            <w:noProof/>
            <w:rtl/>
            <w:lang w:bidi="fa-IR"/>
          </w:rPr>
          <w:delText>ی</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صفر</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هر</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شناسه</w:delText>
        </w:r>
        <w:r w:rsidR="00A76EC7" w:rsidRPr="007506E2" w:rsidDel="0015037F">
          <w:rPr>
            <w:rFonts w:cs="B Nazanin"/>
            <w:noProof/>
            <w:webHidden/>
          </w:rPr>
          <w:tab/>
        </w:r>
        <w:r w:rsidR="00A76EC7" w:rsidRPr="007506E2" w:rsidDel="0015037F">
          <w:rPr>
            <w:rFonts w:cs="B Nazanin"/>
            <w:noProof/>
            <w:webHidden/>
          </w:rPr>
          <w:fldChar w:fldCharType="begin"/>
        </w:r>
        <w:r w:rsidR="00A76EC7" w:rsidRPr="007506E2" w:rsidDel="0015037F">
          <w:rPr>
            <w:rFonts w:cs="B Nazanin"/>
            <w:noProof/>
            <w:webHidden/>
          </w:rPr>
          <w:delInstrText xml:space="preserve"> PAGEREF _Toc230622349 \h </w:delInstrText>
        </w:r>
        <w:r w:rsidR="00A76EC7" w:rsidRPr="007506E2" w:rsidDel="0015037F">
          <w:rPr>
            <w:rFonts w:cs="B Nazanin"/>
            <w:noProof/>
            <w:webHidden/>
          </w:rPr>
        </w:r>
        <w:r w:rsidR="00A76EC7" w:rsidRPr="007506E2" w:rsidDel="0015037F">
          <w:rPr>
            <w:rFonts w:cs="B Nazanin"/>
            <w:noProof/>
            <w:webHidden/>
          </w:rPr>
          <w:fldChar w:fldCharType="separate"/>
        </w:r>
      </w:del>
      <w:del w:id="294" w:author="R" w:date="2026-05-30T13:38:00Z">
        <w:r w:rsidR="00A76EC7" w:rsidRPr="007506E2" w:rsidDel="0073286A">
          <w:rPr>
            <w:rFonts w:cs="B Nazanin"/>
            <w:noProof/>
            <w:webHidden/>
          </w:rPr>
          <w:delText>11</w:delText>
        </w:r>
      </w:del>
      <w:del w:id="295" w:author="R" w:date="2026-05-30T15:34:00Z">
        <w:r w:rsidR="00A76EC7" w:rsidRPr="007506E2" w:rsidDel="0015037F">
          <w:rPr>
            <w:rFonts w:cs="B Nazanin"/>
            <w:noProof/>
            <w:webHidden/>
          </w:rPr>
          <w:fldChar w:fldCharType="end"/>
        </w:r>
        <w:r w:rsidDel="0015037F">
          <w:rPr>
            <w:rFonts w:cs="B Nazanin"/>
            <w:noProof/>
          </w:rPr>
          <w:fldChar w:fldCharType="end"/>
        </w:r>
      </w:del>
    </w:p>
    <w:p w14:paraId="7F9569C0" w14:textId="0A26635C" w:rsidR="00A76EC7" w:rsidRPr="007506E2" w:rsidDel="0015037F" w:rsidRDefault="00F05CB9">
      <w:pPr>
        <w:pStyle w:val="TableofFigures"/>
        <w:tabs>
          <w:tab w:val="right" w:leader="dot" w:pos="9350"/>
        </w:tabs>
        <w:spacing w:after="100"/>
        <w:ind w:firstLine="0"/>
        <w:jc w:val="left"/>
        <w:rPr>
          <w:del w:id="296" w:author="R" w:date="2026-05-30T15:34:00Z"/>
          <w:rFonts w:asciiTheme="minorHAnsi" w:eastAsiaTheme="minorEastAsia" w:hAnsiTheme="minorHAnsi" w:cs="B Nazanin"/>
          <w:noProof/>
        </w:rPr>
        <w:pPrChange w:id="297" w:author="R" w:date="2026-05-30T15:33:00Z">
          <w:pPr>
            <w:pStyle w:val="TableofFigures"/>
            <w:tabs>
              <w:tab w:val="right" w:leader="dot" w:pos="9350"/>
            </w:tabs>
            <w:spacing w:after="100"/>
            <w:ind w:firstLine="0"/>
          </w:pPr>
        </w:pPrChange>
      </w:pPr>
      <w:del w:id="298" w:author="R" w:date="2026-05-30T15:34:00Z">
        <w:r w:rsidDel="0015037F">
          <w:rPr>
            <w:noProof/>
          </w:rPr>
          <w:fldChar w:fldCharType="begin"/>
        </w:r>
        <w:r w:rsidDel="0015037F">
          <w:rPr>
            <w:noProof/>
          </w:rPr>
          <w:delInstrText xml:space="preserve"> HYPERLINK \l "_Toc230622350" </w:delInstrText>
        </w:r>
        <w:r w:rsidDel="0015037F">
          <w:rPr>
            <w:noProof/>
          </w:rPr>
          <w:fldChar w:fldCharType="separate"/>
        </w:r>
        <w:r w:rsidR="00A76EC7" w:rsidRPr="007506E2" w:rsidDel="0015037F">
          <w:rPr>
            <w:rStyle w:val="Hyperlink"/>
            <w:rFonts w:cs="B Nazanin" w:hint="eastAsia"/>
            <w:noProof/>
            <w:rtl/>
          </w:rPr>
          <w:delText>جدول</w:delText>
        </w:r>
        <w:r w:rsidR="00A76EC7" w:rsidRPr="007506E2" w:rsidDel="0015037F">
          <w:rPr>
            <w:rStyle w:val="Hyperlink"/>
            <w:rFonts w:cs="B Nazanin"/>
            <w:noProof/>
            <w:rtl/>
          </w:rPr>
          <w:delText xml:space="preserve"> 8</w:delText>
        </w:r>
        <w:r w:rsidR="00A76EC7" w:rsidRPr="007506E2" w:rsidDel="0015037F">
          <w:rPr>
            <w:rStyle w:val="Hyperlink"/>
            <w:rFonts w:cs="B Nazanin"/>
            <w:noProof/>
            <w:rtl/>
            <w:lang w:bidi="fa-IR"/>
          </w:rPr>
          <w:delText xml:space="preserve"> : </w:delText>
        </w:r>
        <w:r w:rsidR="00A76EC7" w:rsidRPr="007506E2" w:rsidDel="0015037F">
          <w:rPr>
            <w:rStyle w:val="Hyperlink"/>
            <w:rFonts w:cs="B Nazanin" w:hint="eastAsia"/>
            <w:noProof/>
            <w:rtl/>
            <w:lang w:bidi="fa-IR"/>
          </w:rPr>
          <w:delText>بررس</w:delText>
        </w:r>
        <w:r w:rsidR="00A76EC7" w:rsidRPr="007506E2" w:rsidDel="0015037F">
          <w:rPr>
            <w:rStyle w:val="Hyperlink"/>
            <w:rFonts w:cs="B Nazanin" w:hint="cs"/>
            <w:noProof/>
            <w:rtl/>
            <w:lang w:bidi="fa-IR"/>
          </w:rPr>
          <w:delText>ی</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تعداد</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داده‌ها</w:delText>
        </w:r>
        <w:r w:rsidR="00A76EC7" w:rsidRPr="007506E2" w:rsidDel="0015037F">
          <w:rPr>
            <w:rStyle w:val="Hyperlink"/>
            <w:rFonts w:cs="B Nazanin" w:hint="cs"/>
            <w:noProof/>
            <w:rtl/>
            <w:lang w:bidi="fa-IR"/>
          </w:rPr>
          <w:delText>ی</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صفر</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بصورت</w:delText>
        </w:r>
        <w:r w:rsidR="00A76EC7" w:rsidRPr="007506E2" w:rsidDel="0015037F">
          <w:rPr>
            <w:rStyle w:val="Hyperlink"/>
            <w:rFonts w:cs="B Nazanin"/>
            <w:noProof/>
            <w:rtl/>
            <w:lang w:bidi="fa-IR"/>
          </w:rPr>
          <w:delText xml:space="preserve"> </w:delText>
        </w:r>
        <w:r w:rsidR="00A76EC7" w:rsidRPr="007506E2" w:rsidDel="0015037F">
          <w:rPr>
            <w:rStyle w:val="Hyperlink"/>
            <w:rFonts w:cs="B Nazanin" w:hint="eastAsia"/>
            <w:noProof/>
            <w:rtl/>
            <w:lang w:bidi="fa-IR"/>
          </w:rPr>
          <w:delText>فصل</w:delText>
        </w:r>
        <w:r w:rsidR="00A76EC7" w:rsidRPr="007506E2" w:rsidDel="0015037F">
          <w:rPr>
            <w:rStyle w:val="Hyperlink"/>
            <w:rFonts w:cs="B Nazanin" w:hint="cs"/>
            <w:noProof/>
            <w:rtl/>
            <w:lang w:bidi="fa-IR"/>
          </w:rPr>
          <w:delText>ی</w:delText>
        </w:r>
        <w:r w:rsidR="00A76EC7" w:rsidRPr="007506E2" w:rsidDel="0015037F">
          <w:rPr>
            <w:rFonts w:cs="B Nazanin"/>
            <w:noProof/>
            <w:webHidden/>
          </w:rPr>
          <w:tab/>
        </w:r>
        <w:r w:rsidR="00A76EC7" w:rsidRPr="007506E2" w:rsidDel="0015037F">
          <w:rPr>
            <w:rFonts w:cs="B Nazanin"/>
            <w:noProof/>
            <w:webHidden/>
          </w:rPr>
          <w:fldChar w:fldCharType="begin"/>
        </w:r>
        <w:r w:rsidR="00A76EC7" w:rsidRPr="007506E2" w:rsidDel="0015037F">
          <w:rPr>
            <w:rFonts w:cs="B Nazanin"/>
            <w:noProof/>
            <w:webHidden/>
          </w:rPr>
          <w:delInstrText xml:space="preserve"> PAGEREF _Toc230622350 \h </w:delInstrText>
        </w:r>
        <w:r w:rsidR="00A76EC7" w:rsidRPr="007506E2" w:rsidDel="0015037F">
          <w:rPr>
            <w:rFonts w:cs="B Nazanin"/>
            <w:noProof/>
            <w:webHidden/>
          </w:rPr>
        </w:r>
        <w:r w:rsidR="00A76EC7" w:rsidRPr="007506E2" w:rsidDel="0015037F">
          <w:rPr>
            <w:rFonts w:cs="B Nazanin"/>
            <w:noProof/>
            <w:webHidden/>
          </w:rPr>
          <w:fldChar w:fldCharType="separate"/>
        </w:r>
      </w:del>
      <w:del w:id="299" w:author="R" w:date="2026-05-30T13:38:00Z">
        <w:r w:rsidR="00A76EC7" w:rsidRPr="007506E2" w:rsidDel="0073286A">
          <w:rPr>
            <w:rFonts w:cs="B Nazanin"/>
            <w:noProof/>
            <w:webHidden/>
          </w:rPr>
          <w:delText>13</w:delText>
        </w:r>
      </w:del>
      <w:del w:id="300" w:author="R" w:date="2026-05-30T15:34:00Z">
        <w:r w:rsidR="00A76EC7" w:rsidRPr="007506E2" w:rsidDel="0015037F">
          <w:rPr>
            <w:rFonts w:cs="B Nazanin"/>
            <w:noProof/>
            <w:webHidden/>
          </w:rPr>
          <w:fldChar w:fldCharType="end"/>
        </w:r>
        <w:r w:rsidDel="0015037F">
          <w:rPr>
            <w:rFonts w:cs="B Nazanin"/>
            <w:noProof/>
          </w:rPr>
          <w:fldChar w:fldCharType="end"/>
        </w:r>
      </w:del>
    </w:p>
    <w:p w14:paraId="3747E583" w14:textId="7DBE6CDA" w:rsidR="0073286A" w:rsidRPr="0032771B" w:rsidRDefault="003C2A69">
      <w:pPr>
        <w:pStyle w:val="TableofFigures"/>
        <w:tabs>
          <w:tab w:val="right" w:leader="dot" w:pos="9350"/>
        </w:tabs>
        <w:spacing w:after="100"/>
        <w:ind w:firstLine="0"/>
        <w:jc w:val="left"/>
        <w:rPr>
          <w:rtl/>
          <w:lang w:bidi="fa-IR"/>
        </w:rPr>
        <w:pPrChange w:id="301" w:author="R" w:date="2026-05-30T15:34:00Z">
          <w:pPr>
            <w:ind w:firstLine="0"/>
          </w:pPr>
        </w:pPrChange>
      </w:pPr>
      <w:del w:id="302" w:author="R" w:date="2026-05-30T15:34:00Z">
        <w:r w:rsidRPr="0032771B" w:rsidDel="0015037F">
          <w:rPr>
            <w:rtl/>
            <w:lang w:bidi="fa-IR"/>
          </w:rPr>
          <w:fldChar w:fldCharType="end"/>
        </w:r>
      </w:del>
    </w:p>
    <w:p w14:paraId="7F452440" w14:textId="343C2214" w:rsidR="005B6652" w:rsidRPr="00161EF7" w:rsidRDefault="00161EF7" w:rsidP="00161EF7">
      <w:pPr>
        <w:pStyle w:val="Heading1"/>
        <w:rPr>
          <w:rFonts w:cs="B Nazanin"/>
          <w:b/>
          <w:bCs/>
          <w:color w:val="auto"/>
          <w:rtl/>
          <w:lang w:bidi="fa-IR"/>
        </w:rPr>
      </w:pPr>
      <w:bookmarkStart w:id="303" w:name="_Toc231041172"/>
      <w:bookmarkStart w:id="304" w:name="_Toc231047674"/>
      <w:r w:rsidRPr="00161EF7">
        <w:rPr>
          <w:rFonts w:cs="B Nazanin" w:hint="cs"/>
          <w:b/>
          <w:bCs/>
          <w:color w:val="auto"/>
          <w:rtl/>
          <w:lang w:bidi="fa-IR"/>
        </w:rPr>
        <w:t>0-</w:t>
      </w:r>
      <w:r w:rsidR="005B6652" w:rsidRPr="00161EF7">
        <w:rPr>
          <w:rFonts w:cs="B Nazanin"/>
          <w:b/>
          <w:bCs/>
          <w:color w:val="auto"/>
          <w:rtl/>
          <w:lang w:bidi="fa-IR"/>
        </w:rPr>
        <w:t>مقدمه</w:t>
      </w:r>
      <w:bookmarkEnd w:id="303"/>
      <w:bookmarkEnd w:id="304"/>
    </w:p>
    <w:p w14:paraId="2AC4DEC1" w14:textId="2F6D2E4D" w:rsidR="0046270B" w:rsidRPr="0032771B" w:rsidDel="0015023C" w:rsidRDefault="0046270B" w:rsidP="00254142">
      <w:pPr>
        <w:pStyle w:val="NormalWeb"/>
        <w:spacing w:before="0" w:beforeAutospacing="0" w:line="360" w:lineRule="auto"/>
        <w:contextualSpacing/>
        <w:rPr>
          <w:del w:id="305" w:author="R" w:date="2026-05-30T09:45:00Z"/>
          <w:rFonts w:ascii="IRNazanin" w:hAnsi="IRNazanin" w:cs="B Nazanin"/>
          <w:rtl/>
          <w:lang w:bidi="fa-IR"/>
        </w:rPr>
      </w:pPr>
      <w:r w:rsidRPr="0032771B">
        <w:rPr>
          <w:rFonts w:ascii="IRNazanin" w:hAnsi="IRNazanin" w:cs="B Nazanin"/>
          <w:rtl/>
          <w:lang w:bidi="fa-IR"/>
        </w:rPr>
        <w:t xml:space="preserve">یکی از مهمترین مشکلات حوزه آب کشور، نبود مدیریت درست بر مصرف آب است. یکی از مهمترین الزامات مدیریت مصرف، اطمینان از داشتن داده‌های صحیح و کامل از مصرف در جهت تحلیل برای استخراج بینش‌های مفید از داده است. </w:t>
      </w:r>
      <w:ins w:id="306" w:author="R" w:date="2026-05-30T09:40:00Z">
        <w:r w:rsidR="00FE6937">
          <w:rPr>
            <w:rFonts w:ascii="IRNazanin" w:hAnsi="IRNazanin" w:cs="B Nazanin" w:hint="cs"/>
            <w:rtl/>
            <w:lang w:bidi="fa-IR"/>
          </w:rPr>
          <w:t xml:space="preserve">استفاده از </w:t>
        </w:r>
      </w:ins>
      <w:ins w:id="307" w:author="R" w:date="2026-05-30T09:41:00Z">
        <w:r w:rsidR="00FE6937">
          <w:rPr>
            <w:rFonts w:ascii="IRNazanin" w:hAnsi="IRNazanin" w:cs="B Nazanin" w:hint="cs"/>
            <w:rtl/>
            <w:lang w:bidi="fa-IR"/>
          </w:rPr>
          <w:t xml:space="preserve">کنتورهای هوشمند </w:t>
        </w:r>
      </w:ins>
      <w:ins w:id="308" w:author="R" w:date="2026-05-30T09:42:00Z">
        <w:r w:rsidR="00FE6937">
          <w:rPr>
            <w:rFonts w:ascii="IRNazanin" w:hAnsi="IRNazanin" w:cs="B Nazanin" w:hint="cs"/>
            <w:rtl/>
            <w:lang w:bidi="fa-IR"/>
          </w:rPr>
          <w:t xml:space="preserve">مزایایی چون </w:t>
        </w:r>
      </w:ins>
      <w:ins w:id="309" w:author="R" w:date="2026-05-30T09:44:00Z">
        <w:r w:rsidR="0015023C">
          <w:rPr>
            <w:rFonts w:ascii="IRNazanin" w:hAnsi="IRNazanin" w:cs="B Nazanin" w:hint="cs"/>
            <w:rtl/>
            <w:lang w:bidi="fa-IR"/>
          </w:rPr>
          <w:t xml:space="preserve">دقت اندازه‌گیری بالاتر، امکان </w:t>
        </w:r>
      </w:ins>
      <w:ins w:id="310" w:author="R" w:date="2026-05-30T09:45:00Z">
        <w:r w:rsidR="0015023C">
          <w:rPr>
            <w:rFonts w:ascii="IRNazanin" w:hAnsi="IRNazanin" w:cs="B Nazanin" w:hint="cs"/>
            <w:rtl/>
            <w:lang w:bidi="fa-IR"/>
          </w:rPr>
          <w:t xml:space="preserve">قرائت کنتور بدون مراجعه حضوری، عمر بیشتر و قابلیت تحلیل داده است. با این حال </w:t>
        </w:r>
      </w:ins>
    </w:p>
    <w:p w14:paraId="51C2940C" w14:textId="54A16230" w:rsidR="00A244B8" w:rsidDel="0015023C" w:rsidRDefault="0046270B" w:rsidP="00142596">
      <w:pPr>
        <w:pStyle w:val="NormalWeb"/>
        <w:spacing w:before="0" w:beforeAutospacing="0" w:line="360" w:lineRule="auto"/>
        <w:contextualSpacing/>
        <w:rPr>
          <w:del w:id="311" w:author="R" w:date="2026-05-30T09:46:00Z"/>
          <w:rFonts w:ascii="IRNazanin" w:hAnsi="IRNazanin" w:cs="B Nazanin"/>
          <w:rtl/>
          <w:lang w:bidi="fa-IR"/>
        </w:rPr>
      </w:pPr>
      <w:r w:rsidRPr="0032771B">
        <w:rPr>
          <w:rFonts w:ascii="IRNazanin" w:hAnsi="IRNazanin" w:cs="B Nazanin"/>
          <w:rtl/>
          <w:lang w:bidi="fa-IR"/>
        </w:rPr>
        <w:t xml:space="preserve">یکی از مشکلات داده‌های </w:t>
      </w:r>
      <w:r w:rsidR="00A244B8">
        <w:rPr>
          <w:rFonts w:ascii="IRNazanin" w:hAnsi="IRNazanin" w:cs="B Nazanin"/>
          <w:rtl/>
          <w:lang w:bidi="fa-IR"/>
        </w:rPr>
        <w:t>کنتور</w:t>
      </w:r>
      <w:r w:rsidRPr="0032771B">
        <w:rPr>
          <w:rFonts w:ascii="IRNazanin" w:hAnsi="IRNazanin" w:cs="B Nazanin"/>
          <w:rtl/>
          <w:lang w:bidi="fa-IR"/>
        </w:rPr>
        <w:t>ها</w:t>
      </w:r>
      <w:ins w:id="312" w:author="R" w:date="2026-05-30T09:45:00Z">
        <w:r w:rsidR="0015023C">
          <w:rPr>
            <w:rFonts w:ascii="IRNazanin" w:hAnsi="IRNazanin" w:cs="B Nazanin" w:hint="cs"/>
            <w:rtl/>
            <w:lang w:bidi="fa-IR"/>
          </w:rPr>
          <w:t>ی هوشمند</w:t>
        </w:r>
      </w:ins>
      <w:r w:rsidRPr="0032771B">
        <w:rPr>
          <w:rFonts w:ascii="IRNazanin" w:hAnsi="IRNazanin" w:cs="B Nazanin"/>
          <w:rtl/>
          <w:lang w:bidi="fa-IR"/>
        </w:rPr>
        <w:t xml:space="preserve">، وجود داده‌های ناصحیح، ناقص و مشکوک است که دو اصل مهم </w:t>
      </w:r>
      <w:ins w:id="313" w:author="R" w:date="2026-05-30T09:46:00Z">
        <w:r w:rsidR="0015023C">
          <w:rPr>
            <w:rFonts w:ascii="IRNazanin" w:hAnsi="IRNazanin" w:cs="B Nazanin" w:hint="cs"/>
            <w:rtl/>
            <w:lang w:bidi="fa-IR"/>
          </w:rPr>
          <w:t xml:space="preserve">صحت و کامل بودن </w:t>
        </w:r>
      </w:ins>
      <w:del w:id="314" w:author="R" w:date="2026-05-30T09:46:00Z">
        <w:r w:rsidRPr="0032771B" w:rsidDel="0015023C">
          <w:rPr>
            <w:rFonts w:ascii="IRNazanin" w:hAnsi="IRNazanin" w:cs="B Nazanin"/>
            <w:rtl/>
            <w:lang w:bidi="fa-IR"/>
          </w:rPr>
          <w:delText xml:space="preserve">در وجود </w:delText>
        </w:r>
      </w:del>
      <w:r w:rsidRPr="0032771B">
        <w:rPr>
          <w:rFonts w:ascii="IRNazanin" w:hAnsi="IRNazanin" w:cs="B Nazanin"/>
          <w:rtl/>
          <w:lang w:bidi="fa-IR"/>
        </w:rPr>
        <w:t>داده</w:t>
      </w:r>
      <w:ins w:id="315" w:author="R" w:date="2026-05-30T09:46:00Z">
        <w:r w:rsidR="0015023C">
          <w:rPr>
            <w:rFonts w:ascii="IRNazanin" w:hAnsi="IRNazanin" w:cs="B Nazanin" w:hint="cs"/>
            <w:rtl/>
            <w:lang w:bidi="fa-IR"/>
          </w:rPr>
          <w:t xml:space="preserve">‌ها </w:t>
        </w:r>
      </w:ins>
      <w:del w:id="316" w:author="R" w:date="2026-05-30T09:46:00Z">
        <w:r w:rsidRPr="0032771B" w:rsidDel="0015023C">
          <w:rPr>
            <w:rFonts w:ascii="IRNazanin" w:hAnsi="IRNazanin" w:cs="B Nazanin"/>
            <w:rtl/>
            <w:lang w:bidi="fa-IR"/>
          </w:rPr>
          <w:delText xml:space="preserve"> </w:delText>
        </w:r>
      </w:del>
      <w:r w:rsidRPr="0032771B">
        <w:rPr>
          <w:rFonts w:ascii="IRNazanin" w:hAnsi="IRNazanin" w:cs="B Nazanin"/>
          <w:rtl/>
          <w:lang w:bidi="fa-IR"/>
        </w:rPr>
        <w:t>را زیر سوال می برد</w:t>
      </w:r>
      <w:del w:id="317" w:author="R" w:date="2026-05-30T09:46:00Z">
        <w:r w:rsidR="00A244B8" w:rsidDel="0015023C">
          <w:rPr>
            <w:rFonts w:ascii="IRNazanin" w:hAnsi="IRNazanin" w:cs="B Nazanin" w:hint="cs"/>
            <w:rtl/>
            <w:lang w:bidi="fa-IR"/>
          </w:rPr>
          <w:delText xml:space="preserve">: </w:delText>
        </w:r>
      </w:del>
    </w:p>
    <w:p w14:paraId="794CBA03" w14:textId="67E508F1" w:rsidR="00A244B8" w:rsidDel="0015023C" w:rsidRDefault="0046270B">
      <w:pPr>
        <w:pStyle w:val="NormalWeb"/>
        <w:spacing w:before="0" w:beforeAutospacing="0" w:line="360" w:lineRule="auto"/>
        <w:contextualSpacing/>
        <w:rPr>
          <w:del w:id="318" w:author="R" w:date="2026-05-30T09:46:00Z"/>
          <w:rFonts w:ascii="IRNazanin" w:hAnsi="IRNazanin" w:cs="B Nazanin"/>
          <w:lang w:bidi="fa-IR"/>
        </w:rPr>
        <w:pPrChange w:id="319" w:author="R" w:date="2026-05-30T09:46:00Z">
          <w:pPr>
            <w:pStyle w:val="NormalWeb"/>
            <w:numPr>
              <w:numId w:val="18"/>
            </w:numPr>
            <w:spacing w:before="0" w:beforeAutospacing="0" w:line="360" w:lineRule="auto"/>
            <w:ind w:left="1004" w:hanging="360"/>
            <w:contextualSpacing/>
          </w:pPr>
        </w:pPrChange>
      </w:pPr>
      <w:del w:id="320" w:author="R" w:date="2026-05-30T09:46:00Z">
        <w:r w:rsidRPr="0032771B" w:rsidDel="0015023C">
          <w:rPr>
            <w:rFonts w:ascii="IRNazanin" w:hAnsi="IRNazanin" w:cs="B Nazanin"/>
            <w:rtl/>
            <w:lang w:bidi="fa-IR"/>
          </w:rPr>
          <w:delText xml:space="preserve">صحت </w:delText>
        </w:r>
        <w:r w:rsidR="00A244B8" w:rsidDel="0015023C">
          <w:rPr>
            <w:rFonts w:ascii="IRNazanin" w:hAnsi="IRNazanin" w:cs="B Nazanin" w:hint="cs"/>
            <w:rtl/>
            <w:lang w:bidi="fa-IR"/>
          </w:rPr>
          <w:delText>داده‌ها</w:delText>
        </w:r>
      </w:del>
    </w:p>
    <w:p w14:paraId="39429644" w14:textId="25305701" w:rsidR="0046270B" w:rsidRPr="0032771B" w:rsidDel="0015023C" w:rsidRDefault="0046270B">
      <w:pPr>
        <w:pStyle w:val="NormalWeb"/>
        <w:spacing w:before="0" w:beforeAutospacing="0" w:line="360" w:lineRule="auto"/>
        <w:contextualSpacing/>
        <w:rPr>
          <w:del w:id="321" w:author="R" w:date="2026-05-30T09:47:00Z"/>
          <w:rFonts w:ascii="IRNazanin" w:hAnsi="IRNazanin" w:cs="B Nazanin"/>
          <w:rtl/>
          <w:lang w:bidi="fa-IR"/>
        </w:rPr>
        <w:pPrChange w:id="322" w:author="R" w:date="2026-05-30T09:46:00Z">
          <w:pPr>
            <w:pStyle w:val="NormalWeb"/>
            <w:numPr>
              <w:numId w:val="18"/>
            </w:numPr>
            <w:spacing w:before="0" w:beforeAutospacing="0" w:line="360" w:lineRule="auto"/>
            <w:ind w:left="1004" w:hanging="360"/>
            <w:contextualSpacing/>
          </w:pPr>
        </w:pPrChange>
      </w:pPr>
      <w:del w:id="323" w:author="R" w:date="2026-05-30T09:46:00Z">
        <w:r w:rsidRPr="0032771B" w:rsidDel="0015023C">
          <w:rPr>
            <w:rFonts w:ascii="IRNazanin" w:hAnsi="IRNazanin" w:cs="B Nazanin"/>
            <w:rtl/>
            <w:lang w:bidi="fa-IR"/>
          </w:rPr>
          <w:delText>کامل بودن دا</w:delText>
        </w:r>
      </w:del>
      <w:ins w:id="324" w:author="R" w:date="2026-05-30T09:46:00Z">
        <w:r w:rsidR="0015023C">
          <w:rPr>
            <w:rFonts w:ascii="IRNazanin" w:hAnsi="IRNazanin" w:cs="B Nazanin" w:hint="cs"/>
            <w:rtl/>
            <w:lang w:bidi="fa-IR"/>
          </w:rPr>
          <w:t xml:space="preserve">. </w:t>
        </w:r>
      </w:ins>
      <w:del w:id="325" w:author="R" w:date="2026-05-30T09:46:00Z">
        <w:r w:rsidRPr="0032771B" w:rsidDel="0015023C">
          <w:rPr>
            <w:rFonts w:ascii="IRNazanin" w:hAnsi="IRNazanin" w:cs="B Nazanin"/>
            <w:rtl/>
            <w:lang w:bidi="fa-IR"/>
          </w:rPr>
          <w:delText>ده</w:delText>
        </w:r>
        <w:r w:rsidR="00A244B8" w:rsidDel="0015023C">
          <w:rPr>
            <w:rFonts w:ascii="IRNazanin" w:hAnsi="IRNazanin" w:cs="B Nazanin" w:hint="cs"/>
            <w:rtl/>
            <w:lang w:bidi="fa-IR"/>
          </w:rPr>
          <w:delText>‌ها</w:delText>
        </w:r>
      </w:del>
    </w:p>
    <w:p w14:paraId="4A8B712A" w14:textId="2EDF7E2B" w:rsidR="0046270B" w:rsidRPr="0032771B" w:rsidDel="0015023C" w:rsidRDefault="00A244B8" w:rsidP="00142596">
      <w:pPr>
        <w:pStyle w:val="NormalWeb"/>
        <w:spacing w:before="0" w:beforeAutospacing="0" w:line="360" w:lineRule="auto"/>
        <w:contextualSpacing/>
        <w:rPr>
          <w:del w:id="326" w:author="R" w:date="2026-05-30T09:49:00Z"/>
          <w:rFonts w:ascii="IRNazanin" w:hAnsi="IRNazanin" w:cs="B Nazanin"/>
          <w:rtl/>
          <w:lang w:bidi="fa-IR"/>
        </w:rPr>
      </w:pPr>
      <w:r>
        <w:rPr>
          <w:rFonts w:ascii="IRNazanin" w:hAnsi="IRNazanin" w:cs="B Nazanin" w:hint="cs"/>
          <w:rtl/>
          <w:lang w:bidi="fa-IR"/>
        </w:rPr>
        <w:t xml:space="preserve">از </w:t>
      </w:r>
      <w:r w:rsidR="0046270B" w:rsidRPr="0032771B">
        <w:rPr>
          <w:rFonts w:ascii="IRNazanin" w:hAnsi="IRNazanin" w:cs="B Nazanin"/>
          <w:rtl/>
          <w:lang w:bidi="fa-IR"/>
        </w:rPr>
        <w:t xml:space="preserve">مشکلات داده‌های ناصحیح می‌توان به </w:t>
      </w:r>
      <w:ins w:id="327" w:author="R" w:date="2026-05-30T09:48:00Z">
        <w:r w:rsidR="0015023C" w:rsidRPr="0015023C">
          <w:rPr>
            <w:rFonts w:ascii="IRNazanin" w:hAnsi="IRNazanin" w:cs="B Nazanin" w:hint="cs"/>
            <w:rtl/>
            <w:lang w:bidi="fa-IR"/>
          </w:rPr>
          <w:t>تصمی</w:t>
        </w:r>
        <w:r w:rsidR="0015023C" w:rsidRPr="0015023C">
          <w:rPr>
            <w:rFonts w:ascii="IRNazanin" w:hAnsi="IRNazanin" w:cs="B Nazanin" w:hint="eastAsia"/>
            <w:rtl/>
            <w:lang w:bidi="fa-IR"/>
          </w:rPr>
          <w:t>م</w:t>
        </w:r>
        <w:r w:rsidR="0015023C" w:rsidRPr="0015023C">
          <w:rPr>
            <w:rFonts w:ascii="IRNazanin" w:hAnsi="IRNazanin" w:cs="B Nazanin"/>
            <w:rtl/>
            <w:lang w:bidi="fa-IR"/>
          </w:rPr>
          <w:t xml:space="preserve"> گ</w:t>
        </w:r>
        <w:r w:rsidR="0015023C" w:rsidRPr="0015023C">
          <w:rPr>
            <w:rFonts w:ascii="IRNazanin" w:hAnsi="IRNazanin" w:cs="B Nazanin" w:hint="cs"/>
            <w:rtl/>
            <w:lang w:bidi="fa-IR"/>
          </w:rPr>
          <w:t>ی</w:t>
        </w:r>
        <w:r w:rsidR="0015023C" w:rsidRPr="0015023C">
          <w:rPr>
            <w:rFonts w:ascii="IRNazanin" w:hAnsi="IRNazanin" w:cs="B Nazanin" w:hint="eastAsia"/>
            <w:rtl/>
            <w:lang w:bidi="fa-IR"/>
          </w:rPr>
          <w:t>ر</w:t>
        </w:r>
        <w:r w:rsidR="0015023C" w:rsidRPr="0015023C">
          <w:rPr>
            <w:rFonts w:ascii="IRNazanin" w:hAnsi="IRNazanin" w:cs="B Nazanin" w:hint="cs"/>
            <w:rtl/>
            <w:lang w:bidi="fa-IR"/>
          </w:rPr>
          <w:t>ی</w:t>
        </w:r>
        <w:r w:rsidR="0015023C" w:rsidRPr="0015023C">
          <w:rPr>
            <w:rFonts w:ascii="IRNazanin" w:hAnsi="IRNazanin" w:cs="B Nazanin"/>
            <w:rtl/>
            <w:lang w:bidi="fa-IR"/>
          </w:rPr>
          <w:t xml:space="preserve"> و تحل</w:t>
        </w:r>
        <w:r w:rsidR="0015023C" w:rsidRPr="0015023C">
          <w:rPr>
            <w:rFonts w:ascii="IRNazanin" w:hAnsi="IRNazanin" w:cs="B Nazanin" w:hint="cs"/>
            <w:rtl/>
            <w:lang w:bidi="fa-IR"/>
          </w:rPr>
          <w:t>ی</w:t>
        </w:r>
        <w:r w:rsidR="0015023C" w:rsidRPr="0015023C">
          <w:rPr>
            <w:rFonts w:ascii="IRNazanin" w:hAnsi="IRNazanin" w:cs="B Nazanin" w:hint="eastAsia"/>
            <w:rtl/>
            <w:lang w:bidi="fa-IR"/>
          </w:rPr>
          <w:t>ل‌ها</w:t>
        </w:r>
        <w:r w:rsidR="0015023C" w:rsidRPr="0015023C">
          <w:rPr>
            <w:rFonts w:ascii="IRNazanin" w:hAnsi="IRNazanin" w:cs="B Nazanin" w:hint="cs"/>
            <w:rtl/>
            <w:lang w:bidi="fa-IR"/>
          </w:rPr>
          <w:t>ی</w:t>
        </w:r>
        <w:r w:rsidR="0015023C" w:rsidRPr="0015023C">
          <w:rPr>
            <w:rFonts w:ascii="IRNazanin" w:hAnsi="IRNazanin" w:cs="B Nazanin"/>
            <w:rtl/>
            <w:lang w:bidi="fa-IR"/>
          </w:rPr>
          <w:t xml:space="preserve"> اشتباه</w:t>
        </w:r>
        <w:r w:rsidR="0015023C">
          <w:rPr>
            <w:rFonts w:ascii="IRNazanin" w:hAnsi="IRNazanin" w:cs="B Nazanin" w:hint="cs"/>
            <w:rtl/>
            <w:lang w:bidi="fa-IR"/>
          </w:rPr>
          <w:t xml:space="preserve"> و به تبع آن، تشخیص الگوها و روندهای اشتباه </w:t>
        </w:r>
      </w:ins>
      <w:del w:id="328" w:author="R" w:date="2026-05-30T09:47:00Z">
        <w:r w:rsidR="0046270B" w:rsidRPr="0032771B" w:rsidDel="0015023C">
          <w:rPr>
            <w:rFonts w:ascii="IRNazanin" w:hAnsi="IRNazanin" w:cs="B Nazanin"/>
            <w:rtl/>
            <w:lang w:bidi="fa-IR"/>
          </w:rPr>
          <w:delText xml:space="preserve">موارد زیر </w:delText>
        </w:r>
      </w:del>
      <w:r w:rsidR="0046270B" w:rsidRPr="0032771B">
        <w:rPr>
          <w:rFonts w:ascii="IRNazanin" w:hAnsi="IRNazanin" w:cs="B Nazanin"/>
          <w:rtl/>
          <w:lang w:bidi="fa-IR"/>
        </w:rPr>
        <w:t xml:space="preserve">اشاره کرد: </w:t>
      </w:r>
    </w:p>
    <w:p w14:paraId="62813684" w14:textId="77777777" w:rsidR="0046270B" w:rsidRPr="0032771B" w:rsidDel="0015023C" w:rsidRDefault="0046270B">
      <w:pPr>
        <w:pStyle w:val="NormalWeb"/>
        <w:spacing w:before="0" w:beforeAutospacing="0" w:line="360" w:lineRule="auto"/>
        <w:ind w:firstLine="0"/>
        <w:contextualSpacing/>
        <w:rPr>
          <w:del w:id="329" w:author="R" w:date="2026-05-30T09:49:00Z"/>
          <w:rFonts w:ascii="IRNazanin" w:hAnsi="IRNazanin" w:cs="B Nazanin"/>
          <w:rtl/>
          <w:lang w:bidi="fa-IR"/>
        </w:rPr>
        <w:pPrChange w:id="330" w:author="R" w:date="2026-05-30T09:49:00Z">
          <w:pPr>
            <w:pStyle w:val="NormalWeb"/>
            <w:numPr>
              <w:numId w:val="17"/>
            </w:numPr>
            <w:spacing w:before="0" w:beforeAutospacing="0" w:line="360" w:lineRule="auto"/>
            <w:ind w:left="1004" w:hanging="360"/>
            <w:contextualSpacing/>
          </w:pPr>
        </w:pPrChange>
      </w:pPr>
      <w:del w:id="331" w:author="R" w:date="2026-05-30T09:49:00Z">
        <w:r w:rsidRPr="0032771B" w:rsidDel="0015023C">
          <w:rPr>
            <w:rFonts w:ascii="IRNazanin" w:hAnsi="IRNazanin" w:cs="B Nazanin"/>
            <w:rtl/>
            <w:lang w:bidi="fa-IR"/>
          </w:rPr>
          <w:delText>تصمیم گیری و تحلیل‌های اشتباه</w:delText>
        </w:r>
      </w:del>
    </w:p>
    <w:p w14:paraId="5722BF0D" w14:textId="22B7AFF3" w:rsidR="0046270B" w:rsidRPr="0015023C" w:rsidDel="0015023C" w:rsidRDefault="0046270B">
      <w:pPr>
        <w:pStyle w:val="NormalWeb"/>
        <w:spacing w:before="0" w:beforeAutospacing="0" w:line="360" w:lineRule="auto"/>
        <w:contextualSpacing/>
        <w:rPr>
          <w:del w:id="332" w:author="R" w:date="2026-05-30T09:49:00Z"/>
          <w:rFonts w:ascii="IRNazanin" w:hAnsi="IRNazanin" w:cs="B Nazanin"/>
          <w:rtl/>
          <w:lang w:bidi="fa-IR"/>
        </w:rPr>
        <w:pPrChange w:id="333" w:author="R" w:date="2026-05-30T09:49:00Z">
          <w:pPr>
            <w:pStyle w:val="NormalWeb"/>
            <w:numPr>
              <w:numId w:val="17"/>
            </w:numPr>
            <w:spacing w:before="0" w:beforeAutospacing="0" w:line="360" w:lineRule="auto"/>
            <w:ind w:left="1004" w:hanging="360"/>
            <w:contextualSpacing/>
          </w:pPr>
        </w:pPrChange>
      </w:pPr>
      <w:del w:id="334" w:author="R" w:date="2026-05-30T09:49:00Z">
        <w:r w:rsidRPr="00142596" w:rsidDel="0015023C">
          <w:rPr>
            <w:rFonts w:ascii="IRNazanin" w:hAnsi="IRNazanin" w:cs="B Nazanin"/>
            <w:rtl/>
            <w:lang w:bidi="fa-IR"/>
          </w:rPr>
          <w:delText>تشخیص اشتباه از الگوها و روندها</w:delText>
        </w:r>
        <w:r w:rsidRPr="0015023C" w:rsidDel="0015023C">
          <w:rPr>
            <w:rFonts w:ascii="IRNazanin" w:hAnsi="IRNazanin" w:cs="B Nazanin"/>
            <w:lang w:bidi="fa-IR"/>
          </w:rPr>
          <w:delText xml:space="preserve"> </w:delText>
        </w:r>
      </w:del>
    </w:p>
    <w:p w14:paraId="7D9BD748" w14:textId="7E7D76FD" w:rsidR="0046270B" w:rsidRPr="0032771B" w:rsidDel="0015023C" w:rsidRDefault="00A244B8" w:rsidP="00142596">
      <w:pPr>
        <w:pStyle w:val="NormalWeb"/>
        <w:spacing w:before="0" w:beforeAutospacing="0" w:line="360" w:lineRule="auto"/>
        <w:contextualSpacing/>
        <w:rPr>
          <w:del w:id="335" w:author="R" w:date="2026-05-30T09:49:00Z"/>
          <w:rFonts w:ascii="IRNazanin" w:hAnsi="IRNazanin" w:cs="B Nazanin"/>
          <w:rtl/>
          <w:lang w:bidi="fa-IR"/>
        </w:rPr>
      </w:pPr>
      <w:r>
        <w:rPr>
          <w:rFonts w:ascii="IRNazanin" w:hAnsi="IRNazanin" w:cs="B Nazanin" w:hint="cs"/>
          <w:rtl/>
          <w:lang w:bidi="fa-IR"/>
        </w:rPr>
        <w:t xml:space="preserve">از </w:t>
      </w:r>
      <w:r w:rsidR="0046270B" w:rsidRPr="0032771B">
        <w:rPr>
          <w:rFonts w:ascii="IRNazanin" w:hAnsi="IRNazanin" w:cs="B Nazanin"/>
          <w:rtl/>
          <w:lang w:bidi="fa-IR"/>
        </w:rPr>
        <w:t xml:space="preserve">مشکلات داده‌های ناقص می‌توان </w:t>
      </w:r>
      <w:del w:id="336" w:author="R" w:date="2026-05-30T09:49:00Z">
        <w:r w:rsidR="0046270B" w:rsidRPr="0032771B" w:rsidDel="0015023C">
          <w:rPr>
            <w:rFonts w:ascii="IRNazanin" w:hAnsi="IRNazanin" w:cs="B Nazanin"/>
            <w:rtl/>
            <w:lang w:bidi="fa-IR"/>
          </w:rPr>
          <w:delText>به موارد زیر اشاره کرد:</w:delText>
        </w:r>
      </w:del>
      <w:ins w:id="337" w:author="R" w:date="2026-05-30T09:49:00Z">
        <w:r w:rsidR="0015023C">
          <w:rPr>
            <w:rFonts w:ascii="IRNazanin" w:hAnsi="IRNazanin" w:cs="B Nazanin" w:hint="cs"/>
            <w:rtl/>
            <w:lang w:bidi="fa-IR"/>
          </w:rPr>
          <w:t xml:space="preserve">به </w:t>
        </w:r>
      </w:ins>
      <w:del w:id="338" w:author="R" w:date="2026-05-30T09:49:00Z">
        <w:r w:rsidR="0046270B" w:rsidRPr="0032771B" w:rsidDel="0015023C">
          <w:rPr>
            <w:rFonts w:ascii="IRNazanin" w:hAnsi="IRNazanin" w:cs="B Nazanin"/>
            <w:rtl/>
            <w:lang w:bidi="fa-IR"/>
          </w:rPr>
          <w:delText xml:space="preserve"> </w:delText>
        </w:r>
      </w:del>
    </w:p>
    <w:p w14:paraId="35A7E6E1" w14:textId="76951E2B" w:rsidR="0046270B" w:rsidRPr="0032771B" w:rsidDel="0015023C" w:rsidRDefault="0046270B">
      <w:pPr>
        <w:pStyle w:val="NormalWeb"/>
        <w:spacing w:before="0" w:beforeAutospacing="0" w:line="360" w:lineRule="auto"/>
        <w:contextualSpacing/>
        <w:rPr>
          <w:del w:id="339" w:author="R" w:date="2026-05-30T09:50:00Z"/>
          <w:rFonts w:ascii="IRNazanin" w:hAnsi="IRNazanin" w:cs="B Nazanin"/>
          <w:rtl/>
          <w:lang w:bidi="fa-IR"/>
        </w:rPr>
        <w:pPrChange w:id="340" w:author="R" w:date="2026-05-30T09:49:00Z">
          <w:pPr>
            <w:pStyle w:val="NormalWeb"/>
            <w:numPr>
              <w:numId w:val="19"/>
            </w:numPr>
            <w:spacing w:before="0" w:beforeAutospacing="0" w:line="360" w:lineRule="auto"/>
            <w:ind w:left="1004" w:hanging="360"/>
            <w:contextualSpacing/>
          </w:pPr>
        </w:pPrChange>
      </w:pPr>
      <w:del w:id="341" w:author="R" w:date="2026-05-30T09:49:00Z">
        <w:r w:rsidRPr="0032771B" w:rsidDel="0015023C">
          <w:rPr>
            <w:rFonts w:ascii="IRNazanin" w:hAnsi="IRNazanin" w:cs="B Nazanin"/>
            <w:rtl/>
            <w:lang w:bidi="fa-IR"/>
          </w:rPr>
          <w:delText>برخی روش‌های</w:delText>
        </w:r>
      </w:del>
      <w:ins w:id="342" w:author="R" w:date="2026-05-30T09:49:00Z">
        <w:r w:rsidR="0015023C">
          <w:rPr>
            <w:rFonts w:ascii="IRNazanin" w:hAnsi="IRNazanin" w:cs="B Nazanin" w:hint="cs"/>
            <w:rtl/>
            <w:lang w:bidi="fa-IR"/>
          </w:rPr>
          <w:t>عدم کارکرد برخی روش‌های</w:t>
        </w:r>
      </w:ins>
      <w:r w:rsidRPr="0032771B">
        <w:rPr>
          <w:rFonts w:ascii="IRNazanin" w:hAnsi="IRNazanin" w:cs="B Nazanin"/>
          <w:rtl/>
          <w:lang w:bidi="fa-IR"/>
        </w:rPr>
        <w:t xml:space="preserve"> مبتنی بر یادگیری ماشین</w:t>
      </w:r>
      <w:del w:id="343" w:author="R" w:date="2026-05-30T09:49:00Z">
        <w:r w:rsidRPr="0032771B" w:rsidDel="0015023C">
          <w:rPr>
            <w:rFonts w:ascii="IRNazanin" w:hAnsi="IRNazanin" w:cs="B Nazanin"/>
            <w:rtl/>
            <w:lang w:bidi="fa-IR"/>
          </w:rPr>
          <w:delText>،</w:delText>
        </w:r>
      </w:del>
      <w:del w:id="344" w:author="R" w:date="2026-05-30T09:50:00Z">
        <w:r w:rsidRPr="0032771B" w:rsidDel="0015023C">
          <w:rPr>
            <w:rFonts w:ascii="IRNazanin" w:hAnsi="IRNazanin" w:cs="B Nazanin"/>
            <w:rtl/>
            <w:lang w:bidi="fa-IR"/>
          </w:rPr>
          <w:delText xml:space="preserve"> داده‌های ناقص را نمی پذیرند</w:delText>
        </w:r>
      </w:del>
      <w:r w:rsidRPr="0032771B">
        <w:rPr>
          <w:rFonts w:ascii="IRNazanin" w:hAnsi="IRNazanin" w:cs="B Nazanin"/>
          <w:rtl/>
          <w:lang w:bidi="fa-IR"/>
        </w:rPr>
        <w:t xml:space="preserve"> که تحلیل ما را با مشکلات زیادی مواجه می کند. </w:t>
      </w:r>
      <w:ins w:id="345" w:author="R" w:date="2026-05-30T09:50:00Z">
        <w:r w:rsidR="0015023C">
          <w:rPr>
            <w:rFonts w:ascii="IRNazanin" w:hAnsi="IRNazanin" w:cs="B Nazanin" w:hint="cs"/>
            <w:rtl/>
            <w:lang w:bidi="fa-IR"/>
          </w:rPr>
          <w:t xml:space="preserve">از طرفی </w:t>
        </w:r>
      </w:ins>
    </w:p>
    <w:p w14:paraId="13F0458B" w14:textId="62977FCD" w:rsidR="0046270B" w:rsidRPr="0032771B" w:rsidRDefault="0046270B">
      <w:pPr>
        <w:pStyle w:val="NormalWeb"/>
        <w:spacing w:before="0" w:beforeAutospacing="0" w:line="360" w:lineRule="auto"/>
        <w:contextualSpacing/>
        <w:rPr>
          <w:rFonts w:ascii="IRNazanin" w:hAnsi="IRNazanin" w:cs="B Nazanin"/>
          <w:rtl/>
          <w:lang w:bidi="fa-IR"/>
        </w:rPr>
        <w:pPrChange w:id="346" w:author="R" w:date="2026-05-30T09:50:00Z">
          <w:pPr>
            <w:pStyle w:val="NormalWeb"/>
            <w:numPr>
              <w:numId w:val="19"/>
            </w:numPr>
            <w:spacing w:before="0" w:beforeAutospacing="0" w:line="360" w:lineRule="auto"/>
            <w:ind w:left="1004" w:hanging="360"/>
            <w:contextualSpacing/>
          </w:pPr>
        </w:pPrChange>
      </w:pPr>
      <w:r w:rsidRPr="0032771B">
        <w:rPr>
          <w:rFonts w:ascii="IRNazanin" w:hAnsi="IRNazanin" w:cs="B Nazanin"/>
          <w:rtl/>
          <w:lang w:bidi="fa-IR"/>
        </w:rPr>
        <w:t xml:space="preserve">نبود بخشی از داده، باعث عدم درک بخشی از داده می‌می شود که ممکن بود الگوی متفاوتی از رفتار مصرف را به ما نشان دهد. که این باعث وجود شکاف </w:t>
      </w:r>
      <w:del w:id="347" w:author="R" w:date="2026-05-30T09:50:00Z">
        <w:r w:rsidRPr="0032771B" w:rsidDel="0015023C">
          <w:rPr>
            <w:rFonts w:ascii="IRNazanin" w:hAnsi="IRNazanin" w:cs="B Nazanin"/>
            <w:rtl/>
            <w:lang w:bidi="fa-IR"/>
          </w:rPr>
          <w:delText xml:space="preserve">و مشکلات عدیده‌ای </w:delText>
        </w:r>
      </w:del>
      <w:r w:rsidRPr="0032771B">
        <w:rPr>
          <w:rFonts w:ascii="IRNazanin" w:hAnsi="IRNazanin" w:cs="B Nazanin"/>
          <w:rtl/>
          <w:lang w:bidi="fa-IR"/>
        </w:rPr>
        <w:t xml:space="preserve">در فرضیات و تحلیل می شوند. </w:t>
      </w:r>
      <w:ins w:id="348" w:author="R" w:date="2026-05-30T09:51:00Z">
        <w:r w:rsidR="0015023C">
          <w:rPr>
            <w:rFonts w:ascii="IRNazanin" w:hAnsi="IRNazanin" w:cs="B Nazanin" w:hint="cs"/>
            <w:rtl/>
            <w:lang w:bidi="fa-IR"/>
          </w:rPr>
          <w:t>داده مشکوک می‌تواند تحلیل</w:t>
        </w:r>
      </w:ins>
      <w:ins w:id="349" w:author="R" w:date="2026-05-30T09:52:00Z">
        <w:r w:rsidR="0015023C">
          <w:rPr>
            <w:rFonts w:ascii="IRNazanin" w:hAnsi="IRNazanin" w:cs="B Nazanin" w:hint="cs"/>
            <w:rtl/>
            <w:lang w:bidi="fa-IR"/>
          </w:rPr>
          <w:t xml:space="preserve"> و </w:t>
        </w:r>
      </w:ins>
      <w:ins w:id="350" w:author="R" w:date="2026-05-30T09:53:00Z">
        <w:r w:rsidR="00642E2B">
          <w:rPr>
            <w:rFonts w:ascii="IRNazanin" w:hAnsi="IRNazanin" w:cs="B Nazanin" w:hint="cs"/>
            <w:rtl/>
            <w:lang w:bidi="fa-IR"/>
          </w:rPr>
          <w:t xml:space="preserve">نتیجه‌گیری‌ ما را زیر سوال ببرد و تصمیم‌گیری را با </w:t>
        </w:r>
      </w:ins>
      <w:ins w:id="351" w:author="R" w:date="2026-05-30T09:54:00Z">
        <w:r w:rsidR="00642E2B">
          <w:rPr>
            <w:rFonts w:ascii="IRNazanin" w:hAnsi="IRNazanin" w:cs="B Nazanin" w:hint="cs"/>
            <w:rtl/>
            <w:lang w:bidi="fa-IR"/>
          </w:rPr>
          <w:t>مشکل مواجه کند.</w:t>
        </w:r>
      </w:ins>
      <w:ins w:id="352" w:author="R" w:date="2026-05-30T09:53:00Z">
        <w:r w:rsidR="00642E2B">
          <w:rPr>
            <w:rFonts w:ascii="IRNazanin" w:hAnsi="IRNazanin" w:cs="B Nazanin" w:hint="cs"/>
            <w:rtl/>
            <w:lang w:bidi="fa-IR"/>
          </w:rPr>
          <w:t xml:space="preserve"> </w:t>
        </w:r>
      </w:ins>
    </w:p>
    <w:p w14:paraId="7942F49F" w14:textId="47E1B0A1" w:rsidR="0046270B" w:rsidRPr="0032771B" w:rsidDel="00642E2B" w:rsidRDefault="0046270B" w:rsidP="00254142">
      <w:pPr>
        <w:pStyle w:val="NormalWeb"/>
        <w:spacing w:before="0" w:beforeAutospacing="0" w:line="360" w:lineRule="auto"/>
        <w:contextualSpacing/>
        <w:rPr>
          <w:del w:id="353" w:author="R" w:date="2026-05-30T09:55:00Z"/>
          <w:rFonts w:ascii="IRNazanin" w:hAnsi="IRNazanin" w:cs="B Nazanin"/>
          <w:rtl/>
          <w:lang w:bidi="fa-IR"/>
        </w:rPr>
      </w:pPr>
      <w:r w:rsidRPr="0032771B">
        <w:rPr>
          <w:rFonts w:ascii="IRNazanin" w:hAnsi="IRNazanin" w:cs="B Nazanin"/>
          <w:rtl/>
          <w:lang w:bidi="fa-IR"/>
        </w:rPr>
        <w:lastRenderedPageBreak/>
        <w:t xml:space="preserve">اما وجود داده‌های ناصحیح و ناقص اجتناب ناپذیر است. موضوعاتی مثل </w:t>
      </w:r>
      <w:del w:id="354" w:author="R" w:date="2026-05-30T09:54:00Z">
        <w:r w:rsidRPr="0032771B" w:rsidDel="00642E2B">
          <w:rPr>
            <w:rFonts w:ascii="IRNazanin" w:hAnsi="IRNazanin" w:cs="B Nazanin"/>
            <w:rtl/>
            <w:lang w:bidi="fa-IR"/>
          </w:rPr>
          <w:delText xml:space="preserve">نقص </w:delText>
        </w:r>
      </w:del>
      <w:ins w:id="355" w:author="R" w:date="2026-05-30T09:54:00Z">
        <w:r w:rsidR="00642E2B">
          <w:rPr>
            <w:rFonts w:ascii="IRNazanin" w:hAnsi="IRNazanin" w:cs="B Nazanin" w:hint="cs"/>
            <w:rtl/>
            <w:lang w:bidi="fa-IR"/>
          </w:rPr>
          <w:t>ن</w:t>
        </w:r>
        <w:r w:rsidR="00642E2B" w:rsidRPr="0032771B">
          <w:rPr>
            <w:rFonts w:ascii="IRNazanin" w:hAnsi="IRNazanin" w:cs="B Nazanin"/>
            <w:rtl/>
            <w:lang w:bidi="fa-IR"/>
          </w:rPr>
          <w:t xml:space="preserve">قص </w:t>
        </w:r>
        <w:r w:rsidR="00642E2B">
          <w:rPr>
            <w:rFonts w:ascii="IRNazanin" w:hAnsi="IRNazanin" w:cs="B Nazanin" w:hint="cs"/>
            <w:rtl/>
            <w:lang w:bidi="fa-IR"/>
          </w:rPr>
          <w:t xml:space="preserve">فنی </w:t>
        </w:r>
      </w:ins>
      <w:r w:rsidR="00A244B8">
        <w:rPr>
          <w:rFonts w:ascii="IRNazanin" w:hAnsi="IRNazanin" w:cs="B Nazanin"/>
          <w:rtl/>
          <w:lang w:bidi="fa-IR"/>
        </w:rPr>
        <w:t>کنتور</w:t>
      </w:r>
      <w:r w:rsidRPr="0032771B">
        <w:rPr>
          <w:rFonts w:ascii="IRNazanin" w:hAnsi="IRNazanin" w:cs="B Nazanin"/>
          <w:rtl/>
          <w:lang w:bidi="fa-IR"/>
        </w:rPr>
        <w:t>، نقص در شبکه انتقال داده</w:t>
      </w:r>
      <w:ins w:id="356" w:author="R" w:date="2026-05-30T09:54:00Z">
        <w:r w:rsidR="00642E2B">
          <w:rPr>
            <w:rFonts w:ascii="IRNazanin" w:hAnsi="IRNazanin" w:cs="B Nazanin" w:hint="cs"/>
            <w:rtl/>
            <w:lang w:bidi="fa-IR"/>
          </w:rPr>
          <w:t xml:space="preserve"> </w:t>
        </w:r>
      </w:ins>
      <w:del w:id="357" w:author="R" w:date="2026-05-30T09:54:00Z">
        <w:r w:rsidRPr="0032771B" w:rsidDel="00642E2B">
          <w:rPr>
            <w:rFonts w:ascii="IRNazanin" w:hAnsi="IRNazanin" w:cs="B Nazanin"/>
            <w:rtl/>
            <w:lang w:bidi="fa-IR"/>
          </w:rPr>
          <w:delText xml:space="preserve">، نقص در کنتور </w:delText>
        </w:r>
      </w:del>
      <w:r w:rsidRPr="0032771B">
        <w:rPr>
          <w:rFonts w:ascii="IRNazanin" w:hAnsi="IRNazanin" w:cs="B Nazanin"/>
          <w:rtl/>
          <w:lang w:bidi="fa-IR"/>
        </w:rPr>
        <w:t>و غیره</w:t>
      </w:r>
      <w:del w:id="358" w:author="R" w:date="2026-05-30T09:54:00Z">
        <w:r w:rsidRPr="0032771B" w:rsidDel="00642E2B">
          <w:rPr>
            <w:rFonts w:ascii="IRNazanin" w:hAnsi="IRNazanin" w:cs="B Nazanin"/>
            <w:rtl/>
            <w:lang w:bidi="fa-IR"/>
          </w:rPr>
          <w:delText>،</w:delText>
        </w:r>
      </w:del>
      <w:r w:rsidRPr="0032771B">
        <w:rPr>
          <w:rFonts w:ascii="IRNazanin" w:hAnsi="IRNazanin" w:cs="B Nazanin"/>
          <w:rtl/>
          <w:lang w:bidi="fa-IR"/>
        </w:rPr>
        <w:t xml:space="preserve"> باعث چنین اتفاقاتی است. این گزارش با هدف یافتن </w:t>
      </w:r>
      <w:ins w:id="359" w:author="R" w:date="2026-05-30T09:54:00Z">
        <w:r w:rsidR="00642E2B">
          <w:rPr>
            <w:rFonts w:ascii="IRNazanin" w:hAnsi="IRNazanin" w:cs="B Nazanin" w:hint="cs"/>
            <w:rtl/>
            <w:lang w:bidi="fa-IR"/>
          </w:rPr>
          <w:t xml:space="preserve">نشانه‌هایی </w:t>
        </w:r>
      </w:ins>
      <w:ins w:id="360" w:author="R" w:date="2026-05-30T09:55:00Z">
        <w:r w:rsidR="00642E2B">
          <w:rPr>
            <w:rFonts w:ascii="IRNazanin" w:hAnsi="IRNazanin" w:cs="B Nazanin" w:hint="cs"/>
            <w:rtl/>
            <w:lang w:bidi="fa-IR"/>
          </w:rPr>
          <w:t xml:space="preserve">از رخداد </w:t>
        </w:r>
      </w:ins>
      <w:r w:rsidRPr="0032771B">
        <w:rPr>
          <w:rFonts w:ascii="IRNazanin" w:hAnsi="IRNazanin" w:cs="B Nazanin"/>
          <w:rtl/>
          <w:lang w:bidi="fa-IR"/>
        </w:rPr>
        <w:t xml:space="preserve">بخشی از این عوامل که الگوهای ساده ای دارند، مثلا داده‌های منفی </w:t>
      </w:r>
      <w:ins w:id="361" w:author="R" w:date="2026-05-30T09:55:00Z">
        <w:r w:rsidR="00642E2B">
          <w:rPr>
            <w:rFonts w:ascii="IRNazanin" w:hAnsi="IRNazanin" w:cs="B Nazanin" w:hint="cs"/>
            <w:rtl/>
            <w:lang w:bidi="fa-IR"/>
          </w:rPr>
          <w:t xml:space="preserve">برای مصرف آب </w:t>
        </w:r>
      </w:ins>
      <w:r w:rsidRPr="0032771B">
        <w:rPr>
          <w:rFonts w:ascii="IRNazanin" w:hAnsi="IRNazanin" w:cs="B Nazanin"/>
          <w:rtl/>
          <w:lang w:bidi="fa-IR"/>
        </w:rPr>
        <w:t>که معمولا نشانه نقص فنی کنتور هستند</w:t>
      </w:r>
      <w:del w:id="362" w:author="R" w:date="2026-05-30T09:55:00Z">
        <w:r w:rsidRPr="0032771B" w:rsidDel="00642E2B">
          <w:rPr>
            <w:rFonts w:ascii="IRNazanin" w:hAnsi="IRNazanin" w:cs="B Nazanin"/>
            <w:rtl/>
            <w:lang w:bidi="fa-IR"/>
          </w:rPr>
          <w:delText xml:space="preserve"> </w:delText>
        </w:r>
      </w:del>
      <w:r w:rsidRPr="0032771B">
        <w:rPr>
          <w:rFonts w:ascii="IRNazanin" w:hAnsi="IRNazanin" w:cs="B Nazanin"/>
          <w:rtl/>
          <w:lang w:bidi="fa-IR"/>
        </w:rPr>
        <w:t xml:space="preserve">، باعث جلوگیری از ارسال داده ناصحیح و در نتیجه جلوگیری از تصمیمات غلط می شوند. </w:t>
      </w:r>
    </w:p>
    <w:p w14:paraId="320A8AF8" w14:textId="1BB8A8C1" w:rsidR="000D4A2F" w:rsidRPr="0032771B" w:rsidDel="00642E2B" w:rsidRDefault="000D4A2F" w:rsidP="00142596">
      <w:pPr>
        <w:pStyle w:val="NormalWeb"/>
        <w:spacing w:before="0" w:beforeAutospacing="0" w:line="360" w:lineRule="auto"/>
        <w:contextualSpacing/>
        <w:rPr>
          <w:del w:id="363" w:author="R" w:date="2026-05-30T09:56:00Z"/>
          <w:rFonts w:ascii="IRNazanin" w:hAnsi="IRNazanin" w:cs="B Nazanin"/>
          <w:rtl/>
          <w:lang w:bidi="fa-IR"/>
        </w:rPr>
      </w:pPr>
      <w:del w:id="364" w:author="R" w:date="2026-05-30T09:55:00Z">
        <w:r w:rsidRPr="0032771B" w:rsidDel="00642E2B">
          <w:rPr>
            <w:rFonts w:ascii="IRNazanin" w:hAnsi="IRNazanin" w:cs="B Nazanin" w:hint="cs"/>
            <w:rtl/>
            <w:lang w:bidi="fa-IR"/>
          </w:rPr>
          <w:delText xml:space="preserve">این داده‌ها پیش‌بینی مصرف با یادگیری ماشین را دچارمشکل می‌کنند. بنابراین </w:delText>
        </w:r>
      </w:del>
      <w:ins w:id="365" w:author="R" w:date="2026-05-30T09:55:00Z">
        <w:r w:rsidR="00642E2B">
          <w:rPr>
            <w:rFonts w:ascii="IRNazanin" w:hAnsi="IRNazanin" w:cs="B Nazanin" w:hint="cs"/>
            <w:rtl/>
            <w:lang w:bidi="fa-IR"/>
          </w:rPr>
          <w:t xml:space="preserve">همچنین </w:t>
        </w:r>
      </w:ins>
      <w:r w:rsidRPr="0032771B">
        <w:rPr>
          <w:rFonts w:ascii="IRNazanin" w:hAnsi="IRNazanin" w:cs="B Nazanin" w:hint="cs"/>
          <w:rtl/>
          <w:lang w:bidi="fa-IR"/>
        </w:rPr>
        <w:t xml:space="preserve">شناسایی کردن این نوع از داده‌ها می تواند به پیش پردازش بهتر برای مدل یادگیری ماشین کمک کند. بعد از این </w:t>
      </w:r>
      <w:del w:id="366" w:author="R" w:date="2026-05-30T09:56:00Z">
        <w:r w:rsidRPr="0032771B" w:rsidDel="00642E2B">
          <w:rPr>
            <w:rFonts w:ascii="IRNazanin" w:hAnsi="IRNazanin" w:cs="B Nazanin" w:hint="cs"/>
            <w:rtl/>
            <w:lang w:bidi="fa-IR"/>
          </w:rPr>
          <w:delText xml:space="preserve">می‌توان </w:delText>
        </w:r>
      </w:del>
      <w:ins w:id="367" w:author="R" w:date="2026-05-30T09:56:00Z">
        <w:r w:rsidR="00642E2B">
          <w:rPr>
            <w:rFonts w:ascii="IRNazanin" w:hAnsi="IRNazanin" w:cs="B Nazanin" w:hint="cs"/>
            <w:rtl/>
            <w:lang w:bidi="fa-IR"/>
          </w:rPr>
          <w:t>تحلیل و بررسی می‌توان</w:t>
        </w:r>
        <w:r w:rsidR="00642E2B" w:rsidRPr="0032771B">
          <w:rPr>
            <w:rFonts w:ascii="IRNazanin" w:hAnsi="IRNazanin" w:cs="B Nazanin" w:hint="cs"/>
            <w:rtl/>
            <w:lang w:bidi="fa-IR"/>
          </w:rPr>
          <w:t xml:space="preserve"> </w:t>
        </w:r>
      </w:ins>
      <w:r w:rsidRPr="0032771B">
        <w:rPr>
          <w:rFonts w:ascii="IRNazanin" w:hAnsi="IRNazanin" w:cs="B Nazanin" w:hint="cs"/>
          <w:rtl/>
          <w:lang w:bidi="fa-IR"/>
        </w:rPr>
        <w:t>گفت از میان روش‌های معمول، کدام روش برای برخورد با داده‌های غیرعادی</w:t>
      </w:r>
      <w:ins w:id="368" w:author="R" w:date="2026-05-30T09:56:00Z">
        <w:r w:rsidR="00642E2B">
          <w:rPr>
            <w:rFonts w:ascii="IRNazanin" w:hAnsi="IRNazanin" w:cs="B Nazanin" w:hint="cs"/>
            <w:rtl/>
            <w:lang w:bidi="fa-IR"/>
          </w:rPr>
          <w:t xml:space="preserve"> </w:t>
        </w:r>
      </w:ins>
      <w:del w:id="369" w:author="R" w:date="2026-05-30T09:56:00Z">
        <w:r w:rsidRPr="0032771B" w:rsidDel="00642E2B">
          <w:rPr>
            <w:rFonts w:ascii="IRNazanin" w:hAnsi="IRNazanin" w:cs="B Nazanin" w:hint="cs"/>
            <w:rtl/>
            <w:lang w:bidi="fa-IR"/>
          </w:rPr>
          <w:delText xml:space="preserve">، </w:delText>
        </w:r>
      </w:del>
      <w:r w:rsidRPr="0032771B">
        <w:rPr>
          <w:rFonts w:ascii="IRNazanin" w:hAnsi="IRNazanin" w:cs="B Nazanin" w:hint="cs"/>
          <w:rtl/>
          <w:lang w:bidi="fa-IR"/>
        </w:rPr>
        <w:t xml:space="preserve">مناسب‌تر است. </w:t>
      </w:r>
    </w:p>
    <w:p w14:paraId="2CDCE822" w14:textId="287F520B" w:rsidR="000D4A2F" w:rsidRPr="0032771B" w:rsidRDefault="0046270B" w:rsidP="00642E2B">
      <w:pPr>
        <w:pStyle w:val="NormalWeb"/>
        <w:spacing w:before="0" w:beforeAutospacing="0" w:line="360" w:lineRule="auto"/>
        <w:contextualSpacing/>
        <w:rPr>
          <w:rFonts w:ascii="IRNazanin" w:hAnsi="IRNazanin" w:cs="B Nazanin"/>
          <w:rtl/>
          <w:lang w:bidi="fa-IR"/>
        </w:rPr>
      </w:pPr>
      <w:r w:rsidRPr="0032771B">
        <w:rPr>
          <w:rFonts w:ascii="IRNazanin" w:hAnsi="IRNazanin" w:cs="B Nazanin"/>
          <w:rtl/>
          <w:lang w:bidi="fa-IR"/>
        </w:rPr>
        <w:t xml:space="preserve">در این گزارش، </w:t>
      </w:r>
      <w:ins w:id="370" w:author="R" w:date="2026-05-30T09:57:00Z">
        <w:r w:rsidR="00642E2B" w:rsidRPr="00642E2B">
          <w:rPr>
            <w:rFonts w:ascii="IRNazanin" w:hAnsi="IRNazanin" w:cs="B Nazanin"/>
            <w:rtl/>
            <w:lang w:bidi="fa-IR"/>
          </w:rPr>
          <w:t>داده‌ها</w:t>
        </w:r>
        <w:r w:rsidR="00642E2B" w:rsidRPr="00642E2B">
          <w:rPr>
            <w:rFonts w:ascii="IRNazanin" w:hAnsi="IRNazanin" w:cs="B Nazanin" w:hint="cs"/>
            <w:rtl/>
            <w:lang w:bidi="fa-IR"/>
          </w:rPr>
          <w:t>ی</w:t>
        </w:r>
        <w:r w:rsidR="00642E2B" w:rsidRPr="00642E2B">
          <w:rPr>
            <w:rFonts w:ascii="IRNazanin" w:hAnsi="IRNazanin" w:cs="B Nazanin"/>
            <w:rtl/>
            <w:lang w:bidi="fa-IR"/>
          </w:rPr>
          <w:t xml:space="preserve"> گمشده</w:t>
        </w:r>
      </w:ins>
      <w:ins w:id="371" w:author="R" w:date="2026-05-30T09:58:00Z">
        <w:r w:rsidR="00642E2B">
          <w:rPr>
            <w:rFonts w:ascii="IRNazanin" w:hAnsi="IRNazanin" w:cs="B Nazanin" w:hint="cs"/>
            <w:rtl/>
            <w:lang w:bidi="fa-IR"/>
          </w:rPr>
          <w:t>(یعنی داده‌هایی که به هر دلیلی مقادیر آن‌ها نامشخص است.)</w:t>
        </w:r>
      </w:ins>
      <w:ins w:id="372" w:author="R" w:date="2026-05-30T09:57:00Z">
        <w:r w:rsidR="00642E2B" w:rsidRPr="00642E2B">
          <w:rPr>
            <w:rFonts w:ascii="IRNazanin" w:hAnsi="IRNazanin" w:cs="B Nazanin"/>
            <w:rtl/>
            <w:lang w:bidi="fa-IR"/>
          </w:rPr>
          <w:t>، صفر</w:t>
        </w:r>
      </w:ins>
      <w:ins w:id="373" w:author="R" w:date="2026-05-30T09:59:00Z">
        <w:r w:rsidR="00642E2B">
          <w:rPr>
            <w:rFonts w:ascii="IRNazanin" w:hAnsi="IRNazanin" w:cs="B Nazanin" w:hint="cs"/>
            <w:rtl/>
            <w:lang w:bidi="fa-IR"/>
          </w:rPr>
          <w:t>(زمانی که کنتور مقدار صفر برای مصرف را ارسال می‌کند.)</w:t>
        </w:r>
      </w:ins>
      <w:ins w:id="374" w:author="R" w:date="2026-05-30T09:57:00Z">
        <w:r w:rsidR="00642E2B" w:rsidRPr="00642E2B">
          <w:rPr>
            <w:rFonts w:ascii="IRNazanin" w:hAnsi="IRNazanin" w:cs="B Nazanin"/>
            <w:rtl/>
            <w:lang w:bidi="fa-IR"/>
          </w:rPr>
          <w:t xml:space="preserve"> و منف</w:t>
        </w:r>
        <w:r w:rsidR="00642E2B" w:rsidRPr="00642E2B">
          <w:rPr>
            <w:rFonts w:ascii="IRNazanin" w:hAnsi="IRNazanin" w:cs="B Nazanin" w:hint="cs"/>
            <w:rtl/>
            <w:lang w:bidi="fa-IR"/>
          </w:rPr>
          <w:t>ی</w:t>
        </w:r>
      </w:ins>
      <w:ins w:id="375" w:author="R" w:date="2026-05-30T09:59:00Z">
        <w:r w:rsidR="00642E2B">
          <w:rPr>
            <w:rFonts w:ascii="IRNazanin" w:hAnsi="IRNazanin" w:cs="B Nazanin" w:hint="cs"/>
            <w:rtl/>
            <w:lang w:bidi="fa-IR"/>
          </w:rPr>
          <w:t xml:space="preserve">(زمانی که کنتور برای مصرف آب داده منفی ارسال می‌کند که غیر </w:t>
        </w:r>
      </w:ins>
      <w:ins w:id="376" w:author="R" w:date="2026-05-30T10:00:00Z">
        <w:r w:rsidR="00642E2B">
          <w:rPr>
            <w:rFonts w:ascii="IRNazanin" w:hAnsi="IRNazanin" w:cs="B Nazanin" w:hint="cs"/>
            <w:rtl/>
            <w:lang w:bidi="fa-IR"/>
          </w:rPr>
          <w:t>ممکن است.</w:t>
        </w:r>
      </w:ins>
      <w:ins w:id="377" w:author="R" w:date="2026-05-30T09:59:00Z">
        <w:r w:rsidR="00642E2B">
          <w:rPr>
            <w:rFonts w:ascii="IRNazanin" w:hAnsi="IRNazanin" w:cs="B Nazanin" w:hint="cs"/>
            <w:rtl/>
            <w:lang w:bidi="fa-IR"/>
          </w:rPr>
          <w:t>)</w:t>
        </w:r>
      </w:ins>
      <w:ins w:id="378" w:author="R" w:date="2026-05-30T09:57:00Z">
        <w:r w:rsidR="00642E2B" w:rsidRPr="00642E2B" w:rsidDel="00642E2B">
          <w:rPr>
            <w:rFonts w:ascii="IRNazanin" w:hAnsi="IRNazanin" w:cs="B Nazanin"/>
            <w:rtl/>
            <w:lang w:bidi="fa-IR"/>
          </w:rPr>
          <w:t xml:space="preserve"> </w:t>
        </w:r>
      </w:ins>
      <w:del w:id="379" w:author="R" w:date="2026-05-30T09:57:00Z">
        <w:r w:rsidRPr="0032771B" w:rsidDel="00642E2B">
          <w:rPr>
            <w:rFonts w:ascii="IRNazanin" w:hAnsi="IRNazanin" w:cs="B Nazanin"/>
            <w:rtl/>
            <w:lang w:bidi="fa-IR"/>
          </w:rPr>
          <w:delText xml:space="preserve">سه گروه از داده‌ها </w:delText>
        </w:r>
      </w:del>
      <w:r w:rsidRPr="0032771B">
        <w:rPr>
          <w:rFonts w:ascii="IRNazanin" w:hAnsi="IRNazanin" w:cs="B Nazanin"/>
          <w:rtl/>
          <w:lang w:bidi="fa-IR"/>
        </w:rPr>
        <w:t>را بررسی می کنیم که تحلیل داده‌ها و تصمیم گیری بر اساس آن‌ها را دچار ابهام، شک یا اشتباه می کنند</w:t>
      </w:r>
      <w:del w:id="380" w:author="R" w:date="2026-05-30T09:58:00Z">
        <w:r w:rsidRPr="0032771B" w:rsidDel="00642E2B">
          <w:rPr>
            <w:rFonts w:ascii="IRNazanin" w:hAnsi="IRNazanin" w:cs="B Nazanin"/>
            <w:rtl/>
            <w:lang w:bidi="fa-IR"/>
          </w:rPr>
          <w:delText xml:space="preserve">: </w:delText>
        </w:r>
        <w:bookmarkStart w:id="381" w:name="_Hlk231027483"/>
        <w:r w:rsidRPr="0032771B" w:rsidDel="00642E2B">
          <w:rPr>
            <w:rFonts w:ascii="IRNazanin" w:hAnsi="IRNazanin" w:cs="B Nazanin"/>
            <w:rtl/>
            <w:lang w:bidi="fa-IR"/>
          </w:rPr>
          <w:delText>داده‌های گمشده، صفر و منفی</w:delText>
        </w:r>
      </w:del>
      <w:bookmarkEnd w:id="381"/>
      <w:r w:rsidR="00987D9A" w:rsidRPr="0032771B">
        <w:rPr>
          <w:rFonts w:ascii="IRNazanin" w:hAnsi="IRNazanin" w:cs="B Nazanin"/>
          <w:rtl/>
          <w:lang w:bidi="fa-IR"/>
        </w:rPr>
        <w:t>.</w:t>
      </w:r>
    </w:p>
    <w:p w14:paraId="2909AB0E" w14:textId="75A119D7" w:rsidR="00F05068" w:rsidRPr="0032771B" w:rsidRDefault="00F05068" w:rsidP="00462AF9">
      <w:pPr>
        <w:pStyle w:val="Heading1"/>
        <w:spacing w:before="0"/>
        <w:rPr>
          <w:rFonts w:ascii="IRNazanin" w:hAnsi="IRNazanin" w:cs="B Nazanin"/>
          <w:b/>
          <w:bCs/>
          <w:color w:val="auto"/>
          <w:rtl/>
          <w:lang w:bidi="fa-IR"/>
        </w:rPr>
      </w:pPr>
      <w:bookmarkStart w:id="382" w:name="_Toc231041173"/>
      <w:bookmarkStart w:id="383" w:name="_Toc231047675"/>
      <w:r w:rsidRPr="0032771B">
        <w:rPr>
          <w:rFonts w:ascii="IRNazanin" w:hAnsi="IRNazanin" w:cs="B Nazanin"/>
          <w:b/>
          <w:bCs/>
          <w:color w:val="auto"/>
          <w:rtl/>
          <w:lang w:bidi="fa-IR"/>
        </w:rPr>
        <w:t>1-روش شنا</w:t>
      </w:r>
      <w:r w:rsidR="000377BD" w:rsidRPr="0032771B">
        <w:rPr>
          <w:rFonts w:ascii="IRNazanin" w:hAnsi="IRNazanin" w:cs="B Nazanin" w:hint="cs"/>
          <w:b/>
          <w:bCs/>
          <w:color w:val="auto"/>
          <w:rtl/>
          <w:lang w:bidi="fa-IR"/>
        </w:rPr>
        <w:t>س</w:t>
      </w:r>
      <w:r w:rsidRPr="0032771B">
        <w:rPr>
          <w:rFonts w:ascii="IRNazanin" w:hAnsi="IRNazanin" w:cs="B Nazanin"/>
          <w:b/>
          <w:bCs/>
          <w:color w:val="auto"/>
          <w:rtl/>
          <w:lang w:bidi="fa-IR"/>
        </w:rPr>
        <w:t>ی</w:t>
      </w:r>
      <w:bookmarkEnd w:id="382"/>
      <w:bookmarkEnd w:id="383"/>
      <w:r w:rsidRPr="0032771B">
        <w:rPr>
          <w:rFonts w:ascii="IRNazanin" w:hAnsi="IRNazanin" w:cs="B Nazanin"/>
          <w:b/>
          <w:bCs/>
          <w:color w:val="auto"/>
          <w:rtl/>
          <w:lang w:bidi="fa-IR"/>
        </w:rPr>
        <w:t xml:space="preserve"> </w:t>
      </w:r>
    </w:p>
    <w:p w14:paraId="154CB2A8" w14:textId="2B060678" w:rsidR="00F05068" w:rsidRDefault="00F05068" w:rsidP="007506E2">
      <w:pPr>
        <w:pStyle w:val="NormalWeb"/>
        <w:spacing w:before="0" w:beforeAutospacing="0" w:line="360" w:lineRule="auto"/>
        <w:contextualSpacing/>
        <w:rPr>
          <w:ins w:id="384" w:author="R" w:date="2026-05-30T10:24:00Z"/>
          <w:rFonts w:ascii="IRNazanin" w:hAnsi="IRNazanin" w:cs="B Nazanin"/>
          <w:rtl/>
          <w:lang w:bidi="fa-IR"/>
        </w:rPr>
      </w:pPr>
      <w:r w:rsidRPr="0032771B">
        <w:rPr>
          <w:rFonts w:ascii="IRNazanin" w:hAnsi="IRNazanin" w:cs="B Nazanin"/>
          <w:rtl/>
          <w:lang w:bidi="fa-IR"/>
        </w:rPr>
        <w:t xml:space="preserve">فایل دیتاست، </w:t>
      </w:r>
      <w:r w:rsidRPr="0032771B">
        <w:rPr>
          <w:rFonts w:ascii="IRNazanin" w:hAnsi="IRNazanin" w:cs="B Nazanin"/>
          <w:lang w:bidi="fa-IR"/>
        </w:rPr>
        <w:t>data_to_E_Z.xlsx</w:t>
      </w:r>
      <w:r w:rsidRPr="0032771B">
        <w:rPr>
          <w:rFonts w:ascii="IRNazanin" w:hAnsi="IRNazanin" w:cs="B Nazanin"/>
          <w:rtl/>
          <w:lang w:bidi="fa-IR"/>
        </w:rPr>
        <w:t xml:space="preserve"> نام داشت که </w:t>
      </w:r>
      <w:ins w:id="385" w:author="R" w:date="2026-05-30T10:21:00Z">
        <w:r w:rsidR="00132611">
          <w:rPr>
            <w:rFonts w:ascii="IRNazanin" w:hAnsi="IRNazanin" w:cs="B Nazanin" w:hint="cs"/>
            <w:rtl/>
            <w:lang w:bidi="fa-IR"/>
          </w:rPr>
          <w:t xml:space="preserve">در </w:t>
        </w:r>
      </w:ins>
      <w:ins w:id="386" w:author="R" w:date="2026-05-30T10:23:00Z">
        <w:r w:rsidR="00132611">
          <w:rPr>
            <w:rFonts w:ascii="IRNazanin" w:hAnsi="IRNazanin" w:cs="B Nazanin"/>
            <w:rtl/>
            <w:lang w:bidi="fa-IR"/>
          </w:rPr>
          <w:fldChar w:fldCharType="begin"/>
        </w:r>
        <w:r w:rsidR="00132611">
          <w:rPr>
            <w:rFonts w:ascii="IRNazanin" w:hAnsi="IRNazanin" w:cs="B Nazanin"/>
            <w:rtl/>
            <w:lang w:bidi="fa-IR"/>
          </w:rPr>
          <w:instrText xml:space="preserve"> </w:instrText>
        </w:r>
        <w:r w:rsidR="00132611">
          <w:rPr>
            <w:rFonts w:ascii="IRNazanin" w:hAnsi="IRNazanin" w:cs="B Nazanin" w:hint="cs"/>
            <w:lang w:bidi="fa-IR"/>
          </w:rPr>
          <w:instrText>REF</w:instrText>
        </w:r>
        <w:r w:rsidR="00132611">
          <w:rPr>
            <w:rFonts w:ascii="IRNazanin" w:hAnsi="IRNazanin" w:cs="B Nazanin" w:hint="cs"/>
            <w:rtl/>
            <w:lang w:bidi="fa-IR"/>
          </w:rPr>
          <w:instrText xml:space="preserve"> _</w:instrText>
        </w:r>
        <w:r w:rsidR="00132611">
          <w:rPr>
            <w:rFonts w:ascii="IRNazanin" w:hAnsi="IRNazanin" w:cs="B Nazanin" w:hint="cs"/>
            <w:lang w:bidi="fa-IR"/>
          </w:rPr>
          <w:instrText>Ref</w:instrText>
        </w:r>
        <w:r w:rsidR="00132611">
          <w:rPr>
            <w:rFonts w:ascii="IRNazanin" w:hAnsi="IRNazanin" w:cs="B Nazanin" w:hint="cs"/>
            <w:rtl/>
            <w:lang w:bidi="fa-IR"/>
          </w:rPr>
          <w:instrText xml:space="preserve">231029019 </w:instrText>
        </w:r>
        <w:r w:rsidR="00132611">
          <w:rPr>
            <w:rFonts w:ascii="IRNazanin" w:hAnsi="IRNazanin" w:cs="B Nazanin" w:hint="cs"/>
            <w:lang w:bidi="fa-IR"/>
          </w:rPr>
          <w:instrText>\h</w:instrText>
        </w:r>
        <w:r w:rsidR="00132611">
          <w:rPr>
            <w:rFonts w:ascii="IRNazanin" w:hAnsi="IRNazanin" w:cs="B Nazanin"/>
            <w:rtl/>
            <w:lang w:bidi="fa-IR"/>
          </w:rPr>
          <w:instrText xml:space="preserve"> </w:instrText>
        </w:r>
      </w:ins>
      <w:r w:rsidR="00132611">
        <w:rPr>
          <w:rFonts w:ascii="IRNazanin" w:hAnsi="IRNazanin" w:cs="B Nazanin"/>
          <w:rtl/>
          <w:lang w:bidi="fa-IR"/>
        </w:rPr>
      </w:r>
      <w:r w:rsidR="00132611">
        <w:rPr>
          <w:rFonts w:ascii="IRNazanin" w:hAnsi="IRNazanin" w:cs="B Nazanin"/>
          <w:rtl/>
          <w:lang w:bidi="fa-IR"/>
        </w:rPr>
        <w:fldChar w:fldCharType="separate"/>
      </w:r>
      <w:ins w:id="387" w:author="R" w:date="2026-05-30T10:23:00Z">
        <w:r w:rsidR="00132611" w:rsidRPr="008130CA">
          <w:rPr>
            <w:sz w:val="22"/>
            <w:szCs w:val="22"/>
            <w:rtl/>
            <w:rPrChange w:id="388" w:author="R" w:date="2026-05-30T10:10:00Z">
              <w:rPr>
                <w:rtl/>
              </w:rPr>
            </w:rPrChange>
          </w:rPr>
          <w:t xml:space="preserve">جدول </w:t>
        </w:r>
        <w:r w:rsidR="00132611" w:rsidRPr="008130CA">
          <w:rPr>
            <w:noProof/>
            <w:sz w:val="22"/>
            <w:szCs w:val="22"/>
            <w:rtl/>
            <w:rPrChange w:id="389" w:author="R" w:date="2026-05-30T10:10:00Z">
              <w:rPr>
                <w:noProof/>
                <w:rtl/>
              </w:rPr>
            </w:rPrChange>
          </w:rPr>
          <w:t>1</w:t>
        </w:r>
        <w:r w:rsidR="00132611">
          <w:rPr>
            <w:rFonts w:ascii="IRNazanin" w:hAnsi="IRNazanin" w:cs="B Nazanin"/>
            <w:rtl/>
            <w:lang w:bidi="fa-IR"/>
          </w:rPr>
          <w:fldChar w:fldCharType="end"/>
        </w:r>
      </w:ins>
      <w:ins w:id="390" w:author="R" w:date="2026-05-30T10:24:00Z">
        <w:r w:rsidR="0035553B">
          <w:rPr>
            <w:rFonts w:ascii="IRNazanin" w:hAnsi="IRNazanin" w:cs="B Nazanin" w:hint="cs"/>
            <w:rtl/>
            <w:lang w:bidi="fa-IR"/>
          </w:rPr>
          <w:t xml:space="preserve"> </w:t>
        </w:r>
      </w:ins>
      <w:del w:id="391" w:author="R" w:date="2026-05-30T10:23:00Z">
        <w:r w:rsidRPr="0032771B" w:rsidDel="00132611">
          <w:rPr>
            <w:rFonts w:ascii="IRNazanin" w:hAnsi="IRNazanin" w:cs="B Nazanin"/>
            <w:rtl/>
            <w:lang w:bidi="fa-IR"/>
          </w:rPr>
          <w:delText>جدول</w:delText>
        </w:r>
      </w:del>
      <w:del w:id="392" w:author="R" w:date="2026-05-30T10:21:00Z">
        <w:r w:rsidRPr="0032771B" w:rsidDel="00132611">
          <w:rPr>
            <w:rFonts w:ascii="IRNazanin" w:hAnsi="IRNazanin" w:cs="B Nazanin"/>
            <w:rtl/>
            <w:lang w:bidi="fa-IR"/>
          </w:rPr>
          <w:delText>ی</w:delText>
        </w:r>
      </w:del>
      <w:del w:id="393" w:author="R" w:date="2026-05-30T10:23:00Z">
        <w:r w:rsidRPr="0032771B" w:rsidDel="00132611">
          <w:rPr>
            <w:rFonts w:ascii="IRNazanin" w:hAnsi="IRNazanin" w:cs="B Nazanin"/>
            <w:rtl/>
            <w:lang w:bidi="fa-IR"/>
          </w:rPr>
          <w:delText xml:space="preserve"> </w:delText>
        </w:r>
      </w:del>
      <w:del w:id="394" w:author="R" w:date="2026-05-30T10:21:00Z">
        <w:r w:rsidRPr="0032771B" w:rsidDel="00132611">
          <w:rPr>
            <w:rFonts w:ascii="IRNazanin" w:hAnsi="IRNazanin" w:cs="B Nazanin"/>
            <w:rtl/>
            <w:lang w:bidi="fa-IR"/>
          </w:rPr>
          <w:delText xml:space="preserve">به شکل زیر بود: </w:delText>
        </w:r>
        <w:r w:rsidRPr="0032771B" w:rsidDel="00132611">
          <w:rPr>
            <w:rFonts w:ascii="IRNazanin" w:hAnsi="IRNazanin" w:cs="B Nazanin"/>
            <w:b/>
            <w:bCs/>
            <w:rtl/>
            <w:lang w:bidi="fa-IR"/>
          </w:rPr>
          <w:delText xml:space="preserve"> </w:delText>
        </w:r>
      </w:del>
      <w:ins w:id="395" w:author="R" w:date="2026-05-30T10:21:00Z">
        <w:r w:rsidR="00132611">
          <w:rPr>
            <w:rFonts w:ascii="IRNazanin" w:hAnsi="IRNazanin" w:cs="B Nazanin" w:hint="cs"/>
            <w:rtl/>
            <w:lang w:bidi="fa-IR"/>
          </w:rPr>
          <w:t xml:space="preserve">بخشی از آن نمایش داده شده است. </w:t>
        </w:r>
      </w:ins>
      <w:ins w:id="396" w:author="R" w:date="2026-05-30T10:24:00Z">
        <w:r w:rsidR="0035553B" w:rsidRPr="0035553B">
          <w:rPr>
            <w:rFonts w:ascii="IRNazanin" w:hAnsi="IRNazanin" w:cs="B Nazanin"/>
            <w:rtl/>
            <w:lang w:bidi="fa-IR"/>
          </w:rPr>
          <w:t>ا</w:t>
        </w:r>
        <w:r w:rsidR="0035553B" w:rsidRPr="0035553B">
          <w:rPr>
            <w:rFonts w:ascii="IRNazanin" w:hAnsi="IRNazanin" w:cs="B Nazanin" w:hint="cs"/>
            <w:rtl/>
            <w:lang w:bidi="fa-IR"/>
          </w:rPr>
          <w:t>ی</w:t>
        </w:r>
        <w:r w:rsidR="0035553B" w:rsidRPr="0035553B">
          <w:rPr>
            <w:rFonts w:ascii="IRNazanin" w:hAnsi="IRNazanin" w:cs="B Nazanin" w:hint="eastAsia"/>
            <w:rtl/>
            <w:lang w:bidi="fa-IR"/>
          </w:rPr>
          <w:t>ن</w:t>
        </w:r>
        <w:r w:rsidR="0035553B" w:rsidRPr="0035553B">
          <w:rPr>
            <w:rFonts w:ascii="IRNazanin" w:hAnsi="IRNazanin" w:cs="B Nazanin"/>
            <w:rtl/>
            <w:lang w:bidi="fa-IR"/>
          </w:rPr>
          <w:t xml:space="preserve"> د</w:t>
        </w:r>
        <w:r w:rsidR="0035553B" w:rsidRPr="0035553B">
          <w:rPr>
            <w:rFonts w:ascii="IRNazanin" w:hAnsi="IRNazanin" w:cs="B Nazanin" w:hint="cs"/>
            <w:rtl/>
            <w:lang w:bidi="fa-IR"/>
          </w:rPr>
          <w:t>ی</w:t>
        </w:r>
        <w:r w:rsidR="0035553B" w:rsidRPr="0035553B">
          <w:rPr>
            <w:rFonts w:ascii="IRNazanin" w:hAnsi="IRNazanin" w:cs="B Nazanin" w:hint="eastAsia"/>
            <w:rtl/>
            <w:lang w:bidi="fa-IR"/>
          </w:rPr>
          <w:t>تاست</w:t>
        </w:r>
        <w:r w:rsidR="0035553B" w:rsidRPr="0035553B">
          <w:rPr>
            <w:rFonts w:ascii="IRNazanin" w:hAnsi="IRNazanin" w:cs="B Nazanin"/>
            <w:rtl/>
            <w:lang w:bidi="fa-IR"/>
          </w:rPr>
          <w:t xml:space="preserve"> شکل (1209, 350) داشت؛ 1209 شناسه که نشان دهنده کنتورها</w:t>
        </w:r>
        <w:r w:rsidR="0035553B" w:rsidRPr="0035553B">
          <w:rPr>
            <w:rFonts w:ascii="IRNazanin" w:hAnsi="IRNazanin" w:cs="B Nazanin" w:hint="cs"/>
            <w:rtl/>
            <w:lang w:bidi="fa-IR"/>
          </w:rPr>
          <w:t>یی</w:t>
        </w:r>
        <w:r w:rsidR="0035553B" w:rsidRPr="0035553B">
          <w:rPr>
            <w:rFonts w:ascii="IRNazanin" w:hAnsi="IRNazanin" w:cs="B Nazanin"/>
            <w:rtl/>
            <w:lang w:bidi="fa-IR"/>
          </w:rPr>
          <w:t xml:space="preserve"> در اندازه، مکان و کاربردها</w:t>
        </w:r>
        <w:r w:rsidR="0035553B" w:rsidRPr="0035553B">
          <w:rPr>
            <w:rFonts w:ascii="IRNazanin" w:hAnsi="IRNazanin" w:cs="B Nazanin" w:hint="cs"/>
            <w:rtl/>
            <w:lang w:bidi="fa-IR"/>
          </w:rPr>
          <w:t>ی</w:t>
        </w:r>
        <w:r w:rsidR="0035553B" w:rsidRPr="0035553B">
          <w:rPr>
            <w:rFonts w:ascii="IRNazanin" w:hAnsi="IRNazanin" w:cs="B Nazanin"/>
            <w:rtl/>
            <w:lang w:bidi="fa-IR"/>
          </w:rPr>
          <w:t xml:space="preserve"> مختلف بودند، در 349 روز (1 ستون برا</w:t>
        </w:r>
        <w:r w:rsidR="0035553B" w:rsidRPr="0035553B">
          <w:rPr>
            <w:rFonts w:ascii="IRNazanin" w:hAnsi="IRNazanin" w:cs="B Nazanin" w:hint="cs"/>
            <w:rtl/>
            <w:lang w:bidi="fa-IR"/>
          </w:rPr>
          <w:t>ی</w:t>
        </w:r>
        <w:r w:rsidR="0035553B" w:rsidRPr="0035553B">
          <w:rPr>
            <w:rFonts w:ascii="IRNazanin" w:hAnsi="IRNazanin" w:cs="B Nazanin"/>
            <w:rtl/>
            <w:lang w:bidi="fa-IR"/>
          </w:rPr>
          <w:t xml:space="preserve"> شناسه‌ها) مختلف سال 1404 از اول فرورد</w:t>
        </w:r>
        <w:r w:rsidR="0035553B" w:rsidRPr="0035553B">
          <w:rPr>
            <w:rFonts w:ascii="IRNazanin" w:hAnsi="IRNazanin" w:cs="B Nazanin" w:hint="cs"/>
            <w:rtl/>
            <w:lang w:bidi="fa-IR"/>
          </w:rPr>
          <w:t>ی</w:t>
        </w:r>
        <w:r w:rsidR="0035553B" w:rsidRPr="0035553B">
          <w:rPr>
            <w:rFonts w:ascii="IRNazanin" w:hAnsi="IRNazanin" w:cs="B Nazanin" w:hint="eastAsia"/>
            <w:rtl/>
            <w:lang w:bidi="fa-IR"/>
          </w:rPr>
          <w:t>ن</w:t>
        </w:r>
        <w:r w:rsidR="0035553B" w:rsidRPr="0035553B">
          <w:rPr>
            <w:rFonts w:ascii="IRNazanin" w:hAnsi="IRNazanin" w:cs="B Nazanin"/>
            <w:rtl/>
            <w:lang w:bidi="fa-IR"/>
          </w:rPr>
          <w:t xml:space="preserve"> ماه تا 13 اسفند ماه است.</w:t>
        </w:r>
      </w:ins>
    </w:p>
    <w:p w14:paraId="2132FCEB" w14:textId="77777777" w:rsidR="0035553B" w:rsidRPr="0032771B" w:rsidRDefault="0035553B" w:rsidP="007506E2">
      <w:pPr>
        <w:pStyle w:val="NormalWeb"/>
        <w:spacing w:before="0" w:beforeAutospacing="0" w:line="360" w:lineRule="auto"/>
        <w:contextualSpacing/>
        <w:rPr>
          <w:rFonts w:ascii="IRNazanin" w:hAnsi="IRNazanin" w:cs="B Nazanin"/>
          <w:b/>
          <w:bCs/>
          <w:rtl/>
          <w:lang w:bidi="fa-IR"/>
        </w:rPr>
      </w:pPr>
    </w:p>
    <w:p w14:paraId="1C42E5FB" w14:textId="6DFBCD7D" w:rsidR="008130CA" w:rsidRPr="008130CA" w:rsidRDefault="008130CA">
      <w:pPr>
        <w:pStyle w:val="Caption"/>
        <w:keepNext/>
        <w:jc w:val="center"/>
        <w:rPr>
          <w:ins w:id="397" w:author="R" w:date="2026-05-30T10:10:00Z"/>
        </w:rPr>
        <w:pPrChange w:id="398" w:author="R" w:date="2026-05-30T10:10:00Z">
          <w:pPr/>
        </w:pPrChange>
      </w:pPr>
      <w:bookmarkStart w:id="399" w:name="_Ref231029019"/>
      <w:bookmarkStart w:id="400" w:name="_Toc231047949"/>
      <w:ins w:id="401" w:author="R" w:date="2026-05-30T10:10:00Z">
        <w:r w:rsidRPr="008130CA">
          <w:rPr>
            <w:i w:val="0"/>
            <w:iCs w:val="0"/>
            <w:color w:val="auto"/>
            <w:sz w:val="22"/>
            <w:szCs w:val="22"/>
            <w:rtl/>
          </w:rPr>
          <w:t xml:space="preserve">جدول </w:t>
        </w:r>
        <w:r w:rsidRPr="008130CA">
          <w:rPr>
            <w:i w:val="0"/>
            <w:iCs w:val="0"/>
            <w:color w:val="auto"/>
            <w:sz w:val="22"/>
            <w:szCs w:val="22"/>
            <w:rtl/>
            <w:rPrChange w:id="402" w:author="R" w:date="2026-05-30T10:10:00Z">
              <w:rPr>
                <w:rtl/>
              </w:rPr>
            </w:rPrChange>
          </w:rPr>
          <w:fldChar w:fldCharType="begin"/>
        </w:r>
        <w:r w:rsidRPr="008130CA">
          <w:rPr>
            <w:i w:val="0"/>
            <w:iCs w:val="0"/>
            <w:color w:val="auto"/>
            <w:sz w:val="22"/>
            <w:szCs w:val="22"/>
            <w:rtl/>
          </w:rPr>
          <w:instrText xml:space="preserve"> </w:instrText>
        </w:r>
        <w:r w:rsidRPr="008130CA">
          <w:rPr>
            <w:i w:val="0"/>
            <w:iCs w:val="0"/>
            <w:color w:val="auto"/>
            <w:sz w:val="22"/>
            <w:szCs w:val="22"/>
          </w:rPr>
          <w:instrText>SEQ</w:instrText>
        </w:r>
        <w:r w:rsidRPr="008130CA">
          <w:rPr>
            <w:i w:val="0"/>
            <w:iCs w:val="0"/>
            <w:color w:val="auto"/>
            <w:sz w:val="22"/>
            <w:szCs w:val="22"/>
            <w:rtl/>
          </w:rPr>
          <w:instrText xml:space="preserve"> جدول \* </w:instrText>
        </w:r>
        <w:r w:rsidRPr="008130CA">
          <w:rPr>
            <w:i w:val="0"/>
            <w:iCs w:val="0"/>
            <w:color w:val="auto"/>
            <w:sz w:val="22"/>
            <w:szCs w:val="22"/>
          </w:rPr>
          <w:instrText>ARABIC</w:instrText>
        </w:r>
        <w:r w:rsidRPr="008130CA">
          <w:rPr>
            <w:i w:val="0"/>
            <w:iCs w:val="0"/>
            <w:color w:val="auto"/>
            <w:sz w:val="22"/>
            <w:szCs w:val="22"/>
            <w:rtl/>
          </w:rPr>
          <w:instrText xml:space="preserve"> </w:instrText>
        </w:r>
      </w:ins>
      <w:r w:rsidRPr="008130CA">
        <w:rPr>
          <w:i w:val="0"/>
          <w:iCs w:val="0"/>
          <w:color w:val="auto"/>
          <w:sz w:val="22"/>
          <w:szCs w:val="22"/>
          <w:rtl/>
          <w:rPrChange w:id="403" w:author="R" w:date="2026-05-30T10:10:00Z">
            <w:rPr>
              <w:rtl/>
            </w:rPr>
          </w:rPrChange>
        </w:rPr>
        <w:fldChar w:fldCharType="separate"/>
      </w:r>
      <w:ins w:id="404" w:author="R" w:date="2026-05-30T15:27:00Z">
        <w:r w:rsidR="004B5D1F">
          <w:rPr>
            <w:i w:val="0"/>
            <w:iCs w:val="0"/>
            <w:noProof/>
            <w:color w:val="auto"/>
            <w:sz w:val="22"/>
            <w:szCs w:val="22"/>
            <w:rtl/>
          </w:rPr>
          <w:t>1</w:t>
        </w:r>
      </w:ins>
      <w:ins w:id="405" w:author="R" w:date="2026-05-30T10:10:00Z">
        <w:r w:rsidRPr="008130CA">
          <w:rPr>
            <w:i w:val="0"/>
            <w:iCs w:val="0"/>
            <w:color w:val="auto"/>
            <w:sz w:val="22"/>
            <w:szCs w:val="22"/>
            <w:rtl/>
            <w:rPrChange w:id="406" w:author="R" w:date="2026-05-30T10:10:00Z">
              <w:rPr>
                <w:rtl/>
              </w:rPr>
            </w:rPrChange>
          </w:rPr>
          <w:fldChar w:fldCharType="end"/>
        </w:r>
        <w:bookmarkEnd w:id="399"/>
        <w:r w:rsidRPr="008130CA">
          <w:rPr>
            <w:i w:val="0"/>
            <w:iCs w:val="0"/>
            <w:color w:val="auto"/>
            <w:sz w:val="22"/>
            <w:szCs w:val="22"/>
            <w:rtl/>
            <w:lang w:bidi="fa-IR"/>
          </w:rPr>
          <w:t xml:space="preserve"> : </w:t>
        </w:r>
        <w:r w:rsidRPr="008130CA">
          <w:rPr>
            <w:rFonts w:cs="Arial"/>
            <w:i w:val="0"/>
            <w:iCs w:val="0"/>
            <w:noProof/>
            <w:color w:val="auto"/>
            <w:sz w:val="22"/>
            <w:szCs w:val="22"/>
            <w:rtl/>
            <w:lang w:bidi="fa-IR"/>
          </w:rPr>
          <w:t>بخش</w:t>
        </w:r>
        <w:r w:rsidRPr="008130CA">
          <w:rPr>
            <w:rFonts w:cs="Arial" w:hint="cs"/>
            <w:i w:val="0"/>
            <w:iCs w:val="0"/>
            <w:noProof/>
            <w:color w:val="auto"/>
            <w:sz w:val="22"/>
            <w:szCs w:val="22"/>
            <w:rtl/>
            <w:lang w:bidi="fa-IR"/>
          </w:rPr>
          <w:t>ی</w:t>
        </w:r>
        <w:r w:rsidRPr="008130CA">
          <w:rPr>
            <w:rFonts w:cs="Arial"/>
            <w:i w:val="0"/>
            <w:iCs w:val="0"/>
            <w:noProof/>
            <w:color w:val="auto"/>
            <w:sz w:val="22"/>
            <w:szCs w:val="22"/>
            <w:rtl/>
            <w:lang w:bidi="fa-IR"/>
          </w:rPr>
          <w:t xml:space="preserve"> از جدول مجموعه داده</w:t>
        </w:r>
        <w:bookmarkEnd w:id="400"/>
      </w:ins>
    </w:p>
    <w:tbl>
      <w:tblPr>
        <w:tblStyle w:val="PlainTable2"/>
        <w:bidiVisual/>
        <w:tblW w:w="0" w:type="auto"/>
        <w:jc w:val="center"/>
        <w:tblLook w:val="04A0" w:firstRow="1" w:lastRow="0" w:firstColumn="1" w:lastColumn="0" w:noHBand="0" w:noVBand="1"/>
      </w:tblPr>
      <w:tblGrid>
        <w:gridCol w:w="1156"/>
        <w:gridCol w:w="1156"/>
        <w:gridCol w:w="1156"/>
        <w:gridCol w:w="1157"/>
        <w:gridCol w:w="1157"/>
        <w:gridCol w:w="1157"/>
        <w:gridCol w:w="1254"/>
      </w:tblGrid>
      <w:tr w:rsidR="00A244B8" w:rsidRPr="00CE3834" w14:paraId="15A79875" w14:textId="77777777" w:rsidTr="00CE383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6" w:type="dxa"/>
          </w:tcPr>
          <w:p w14:paraId="0C1587B7" w14:textId="1A1347D7" w:rsidR="00A244B8" w:rsidRPr="00CE3834" w:rsidRDefault="00A244B8" w:rsidP="00A244B8">
            <w:pPr>
              <w:pStyle w:val="NormalWeb"/>
              <w:keepNext/>
              <w:spacing w:before="0" w:beforeAutospacing="0" w:line="360" w:lineRule="auto"/>
              <w:ind w:firstLine="0"/>
              <w:contextualSpacing/>
              <w:rPr>
                <w:rFonts w:cs="B Nazanin"/>
                <w:sz w:val="22"/>
                <w:szCs w:val="22"/>
                <w:rtl/>
              </w:rPr>
            </w:pPr>
            <w:r w:rsidRPr="00CE3834">
              <w:rPr>
                <w:rFonts w:cs="B Nazanin"/>
                <w:sz w:val="22"/>
                <w:szCs w:val="22"/>
              </w:rPr>
              <w:t>1404/12/08</w:t>
            </w:r>
          </w:p>
        </w:tc>
        <w:tc>
          <w:tcPr>
            <w:tcW w:w="1156" w:type="dxa"/>
          </w:tcPr>
          <w:p w14:paraId="3104415C" w14:textId="70B7BA40" w:rsidR="00A244B8" w:rsidRPr="00CE3834" w:rsidRDefault="00A244B8" w:rsidP="00A244B8">
            <w:pPr>
              <w:pStyle w:val="NormalWeb"/>
              <w:keepNext/>
              <w:spacing w:before="0" w:beforeAutospacing="0" w:line="360" w:lineRule="auto"/>
              <w:ind w:firstLine="0"/>
              <w:contextualSpacing/>
              <w:cnfStyle w:val="100000000000" w:firstRow="1" w:lastRow="0" w:firstColumn="0" w:lastColumn="0" w:oddVBand="0" w:evenVBand="0" w:oddHBand="0" w:evenHBand="0" w:firstRowFirstColumn="0" w:firstRowLastColumn="0" w:lastRowFirstColumn="0" w:lastRowLastColumn="0"/>
              <w:rPr>
                <w:rFonts w:cs="B Nazanin"/>
                <w:sz w:val="22"/>
                <w:szCs w:val="22"/>
                <w:rtl/>
              </w:rPr>
            </w:pPr>
            <w:r w:rsidRPr="00CE3834">
              <w:rPr>
                <w:rFonts w:cs="B Nazanin"/>
                <w:sz w:val="22"/>
                <w:szCs w:val="22"/>
              </w:rPr>
              <w:t>1404/12/09</w:t>
            </w:r>
          </w:p>
        </w:tc>
        <w:tc>
          <w:tcPr>
            <w:tcW w:w="1156" w:type="dxa"/>
          </w:tcPr>
          <w:p w14:paraId="0B4C4403" w14:textId="53711D77" w:rsidR="00A244B8" w:rsidRPr="00CE3834" w:rsidRDefault="00A244B8" w:rsidP="00A244B8">
            <w:pPr>
              <w:pStyle w:val="NormalWeb"/>
              <w:keepNext/>
              <w:spacing w:before="0" w:beforeAutospacing="0" w:line="360" w:lineRule="auto"/>
              <w:ind w:firstLine="0"/>
              <w:contextualSpacing/>
              <w:cnfStyle w:val="100000000000" w:firstRow="1" w:lastRow="0" w:firstColumn="0" w:lastColumn="0" w:oddVBand="0" w:evenVBand="0" w:oddHBand="0" w:evenHBand="0" w:firstRowFirstColumn="0" w:firstRowLastColumn="0" w:lastRowFirstColumn="0" w:lastRowLastColumn="0"/>
              <w:rPr>
                <w:rFonts w:cs="B Nazanin"/>
                <w:sz w:val="22"/>
                <w:szCs w:val="22"/>
                <w:rtl/>
              </w:rPr>
            </w:pPr>
            <w:r w:rsidRPr="00CE3834">
              <w:rPr>
                <w:rFonts w:cs="B Nazanin"/>
                <w:sz w:val="22"/>
                <w:szCs w:val="22"/>
              </w:rPr>
              <w:t>1404/12/10</w:t>
            </w:r>
          </w:p>
        </w:tc>
        <w:tc>
          <w:tcPr>
            <w:tcW w:w="1157" w:type="dxa"/>
          </w:tcPr>
          <w:p w14:paraId="07D9D58D" w14:textId="35842D95" w:rsidR="00A244B8" w:rsidRPr="00CE3834" w:rsidRDefault="00A244B8" w:rsidP="00A244B8">
            <w:pPr>
              <w:pStyle w:val="NormalWeb"/>
              <w:keepNext/>
              <w:spacing w:before="0" w:beforeAutospacing="0" w:line="360" w:lineRule="auto"/>
              <w:ind w:firstLine="0"/>
              <w:contextualSpacing/>
              <w:cnfStyle w:val="100000000000" w:firstRow="1" w:lastRow="0" w:firstColumn="0" w:lastColumn="0" w:oddVBand="0" w:evenVBand="0" w:oddHBand="0" w:evenHBand="0" w:firstRowFirstColumn="0" w:firstRowLastColumn="0" w:lastRowFirstColumn="0" w:lastRowLastColumn="0"/>
              <w:rPr>
                <w:rFonts w:cs="B Nazanin"/>
                <w:sz w:val="22"/>
                <w:szCs w:val="22"/>
                <w:rtl/>
              </w:rPr>
            </w:pPr>
            <w:r w:rsidRPr="00CE3834">
              <w:rPr>
                <w:rFonts w:cs="B Nazanin"/>
                <w:sz w:val="22"/>
                <w:szCs w:val="22"/>
              </w:rPr>
              <w:t>1404/12/11</w:t>
            </w:r>
          </w:p>
        </w:tc>
        <w:tc>
          <w:tcPr>
            <w:tcW w:w="1157" w:type="dxa"/>
          </w:tcPr>
          <w:p w14:paraId="4AE22703" w14:textId="2AD56E51" w:rsidR="00A244B8" w:rsidRPr="00CE3834" w:rsidRDefault="00A244B8" w:rsidP="00A244B8">
            <w:pPr>
              <w:pStyle w:val="NormalWeb"/>
              <w:keepNext/>
              <w:spacing w:before="0" w:beforeAutospacing="0" w:line="360" w:lineRule="auto"/>
              <w:ind w:firstLine="0"/>
              <w:contextualSpacing/>
              <w:cnfStyle w:val="100000000000" w:firstRow="1" w:lastRow="0" w:firstColumn="0" w:lastColumn="0" w:oddVBand="0" w:evenVBand="0" w:oddHBand="0" w:evenHBand="0" w:firstRowFirstColumn="0" w:firstRowLastColumn="0" w:lastRowFirstColumn="0" w:lastRowLastColumn="0"/>
              <w:rPr>
                <w:rFonts w:cs="B Nazanin"/>
                <w:sz w:val="22"/>
                <w:szCs w:val="22"/>
                <w:rtl/>
              </w:rPr>
            </w:pPr>
            <w:r w:rsidRPr="00CE3834">
              <w:rPr>
                <w:rFonts w:cs="B Nazanin"/>
                <w:sz w:val="22"/>
                <w:szCs w:val="22"/>
              </w:rPr>
              <w:t>1404/12/12</w:t>
            </w:r>
          </w:p>
        </w:tc>
        <w:tc>
          <w:tcPr>
            <w:tcW w:w="1157" w:type="dxa"/>
          </w:tcPr>
          <w:p w14:paraId="60FF7F0C" w14:textId="58F5F450" w:rsidR="00A244B8" w:rsidRPr="00CE3834" w:rsidRDefault="00A244B8" w:rsidP="00A244B8">
            <w:pPr>
              <w:pStyle w:val="NormalWeb"/>
              <w:keepNext/>
              <w:spacing w:before="0" w:beforeAutospacing="0" w:line="360" w:lineRule="auto"/>
              <w:ind w:firstLine="0"/>
              <w:contextualSpacing/>
              <w:cnfStyle w:val="100000000000" w:firstRow="1" w:lastRow="0" w:firstColumn="0" w:lastColumn="0" w:oddVBand="0" w:evenVBand="0" w:oddHBand="0" w:evenHBand="0" w:firstRowFirstColumn="0" w:firstRowLastColumn="0" w:lastRowFirstColumn="0" w:lastRowLastColumn="0"/>
              <w:rPr>
                <w:rFonts w:cs="B Nazanin"/>
                <w:sz w:val="22"/>
                <w:szCs w:val="22"/>
                <w:rtl/>
              </w:rPr>
            </w:pPr>
            <w:r w:rsidRPr="00CE3834">
              <w:rPr>
                <w:rFonts w:cs="B Nazanin"/>
                <w:sz w:val="22"/>
                <w:szCs w:val="22"/>
              </w:rPr>
              <w:t>1404/12/13</w:t>
            </w:r>
          </w:p>
        </w:tc>
        <w:tc>
          <w:tcPr>
            <w:tcW w:w="1254" w:type="dxa"/>
          </w:tcPr>
          <w:p w14:paraId="44B9CAD9" w14:textId="6EAA8790" w:rsidR="00A244B8" w:rsidRPr="00CE3834" w:rsidRDefault="00A244B8" w:rsidP="00A244B8">
            <w:pPr>
              <w:pStyle w:val="NormalWeb"/>
              <w:keepNext/>
              <w:spacing w:before="0" w:beforeAutospacing="0" w:line="360" w:lineRule="auto"/>
              <w:ind w:firstLine="0"/>
              <w:contextualSpacing/>
              <w:cnfStyle w:val="100000000000" w:firstRow="1" w:lastRow="0" w:firstColumn="0" w:lastColumn="0" w:oddVBand="0" w:evenVBand="0" w:oddHBand="0" w:evenHBand="0" w:firstRowFirstColumn="0" w:firstRowLastColumn="0" w:lastRowFirstColumn="0" w:lastRowLastColumn="0"/>
              <w:rPr>
                <w:rFonts w:cs="B Nazanin"/>
                <w:sz w:val="22"/>
                <w:szCs w:val="22"/>
                <w:rtl/>
              </w:rPr>
            </w:pPr>
            <w:r w:rsidRPr="00CE3834">
              <w:rPr>
                <w:rFonts w:cs="B Nazanin"/>
                <w:sz w:val="22"/>
                <w:szCs w:val="22"/>
                <w:rtl/>
              </w:rPr>
              <w:t>شناسه</w:t>
            </w:r>
          </w:p>
        </w:tc>
      </w:tr>
      <w:tr w:rsidR="00A244B8" w:rsidRPr="00CE3834" w14:paraId="11C17A3B" w14:textId="77777777" w:rsidTr="00CE38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6" w:type="dxa"/>
          </w:tcPr>
          <w:p w14:paraId="59906D29" w14:textId="1F1F8BBC" w:rsidR="00A244B8" w:rsidRPr="00CE3834" w:rsidRDefault="00A244B8" w:rsidP="00A244B8">
            <w:pPr>
              <w:pStyle w:val="NormalWeb"/>
              <w:keepNext/>
              <w:spacing w:before="0" w:beforeAutospacing="0" w:line="360" w:lineRule="auto"/>
              <w:ind w:firstLine="0"/>
              <w:contextualSpacing/>
              <w:rPr>
                <w:rFonts w:cs="B Nazanin"/>
                <w:sz w:val="22"/>
                <w:szCs w:val="22"/>
                <w:rtl/>
              </w:rPr>
            </w:pPr>
            <w:r w:rsidRPr="00CE3834">
              <w:rPr>
                <w:rFonts w:cs="B Nazanin"/>
                <w:sz w:val="22"/>
                <w:szCs w:val="22"/>
              </w:rPr>
              <w:t>35/2</w:t>
            </w:r>
          </w:p>
        </w:tc>
        <w:tc>
          <w:tcPr>
            <w:tcW w:w="1156" w:type="dxa"/>
          </w:tcPr>
          <w:p w14:paraId="14B8A1A1" w14:textId="18407ED8" w:rsidR="00A244B8" w:rsidRPr="00CE3834" w:rsidRDefault="00A244B8" w:rsidP="00A244B8">
            <w:pPr>
              <w:pStyle w:val="NormalWeb"/>
              <w:keepNext/>
              <w:spacing w:before="0" w:beforeAutospacing="0" w:line="360" w:lineRule="auto"/>
              <w:ind w:firstLine="0"/>
              <w:contextualSpacing/>
              <w:cnfStyle w:val="000000100000" w:firstRow="0" w:lastRow="0" w:firstColumn="0" w:lastColumn="0" w:oddVBand="0" w:evenVBand="0" w:oddHBand="1" w:evenHBand="0" w:firstRowFirstColumn="0" w:firstRowLastColumn="0" w:lastRowFirstColumn="0" w:lastRowLastColumn="0"/>
              <w:rPr>
                <w:rFonts w:cs="B Nazanin"/>
                <w:sz w:val="22"/>
                <w:szCs w:val="22"/>
                <w:rtl/>
              </w:rPr>
            </w:pPr>
            <w:r w:rsidRPr="00CE3834">
              <w:rPr>
                <w:rFonts w:cs="B Nazanin"/>
                <w:sz w:val="22"/>
                <w:szCs w:val="22"/>
              </w:rPr>
              <w:t>36/4</w:t>
            </w:r>
          </w:p>
        </w:tc>
        <w:tc>
          <w:tcPr>
            <w:tcW w:w="1156" w:type="dxa"/>
          </w:tcPr>
          <w:p w14:paraId="0A1D47E7" w14:textId="7D4EEC3F" w:rsidR="00A244B8" w:rsidRPr="00CE3834" w:rsidRDefault="00A244B8" w:rsidP="00A244B8">
            <w:pPr>
              <w:pStyle w:val="NormalWeb"/>
              <w:keepNext/>
              <w:spacing w:before="0" w:beforeAutospacing="0" w:line="360" w:lineRule="auto"/>
              <w:ind w:firstLine="0"/>
              <w:contextualSpacing/>
              <w:cnfStyle w:val="000000100000" w:firstRow="0" w:lastRow="0" w:firstColumn="0" w:lastColumn="0" w:oddVBand="0" w:evenVBand="0" w:oddHBand="1" w:evenHBand="0" w:firstRowFirstColumn="0" w:firstRowLastColumn="0" w:lastRowFirstColumn="0" w:lastRowLastColumn="0"/>
              <w:rPr>
                <w:rFonts w:cs="B Nazanin"/>
                <w:sz w:val="22"/>
                <w:szCs w:val="22"/>
                <w:rtl/>
              </w:rPr>
            </w:pPr>
            <w:r w:rsidRPr="00CE3834">
              <w:rPr>
                <w:rFonts w:cs="B Nazanin"/>
                <w:sz w:val="22"/>
                <w:szCs w:val="22"/>
              </w:rPr>
              <w:t>36/8</w:t>
            </w:r>
          </w:p>
        </w:tc>
        <w:tc>
          <w:tcPr>
            <w:tcW w:w="1157" w:type="dxa"/>
          </w:tcPr>
          <w:p w14:paraId="205C150E" w14:textId="57CA2D8A" w:rsidR="00A244B8" w:rsidRPr="00CE3834" w:rsidRDefault="00A244B8" w:rsidP="00A244B8">
            <w:pPr>
              <w:pStyle w:val="NormalWeb"/>
              <w:keepNext/>
              <w:spacing w:before="0" w:beforeAutospacing="0" w:line="360" w:lineRule="auto"/>
              <w:ind w:firstLine="0"/>
              <w:contextualSpacing/>
              <w:cnfStyle w:val="000000100000" w:firstRow="0" w:lastRow="0" w:firstColumn="0" w:lastColumn="0" w:oddVBand="0" w:evenVBand="0" w:oddHBand="1" w:evenHBand="0" w:firstRowFirstColumn="0" w:firstRowLastColumn="0" w:lastRowFirstColumn="0" w:lastRowLastColumn="0"/>
              <w:rPr>
                <w:rFonts w:cs="B Nazanin"/>
                <w:sz w:val="22"/>
                <w:szCs w:val="22"/>
                <w:rtl/>
              </w:rPr>
            </w:pPr>
            <w:r w:rsidRPr="00CE3834">
              <w:rPr>
                <w:rFonts w:cs="B Nazanin"/>
                <w:sz w:val="22"/>
                <w:szCs w:val="22"/>
              </w:rPr>
              <w:t>36/5</w:t>
            </w:r>
          </w:p>
        </w:tc>
        <w:tc>
          <w:tcPr>
            <w:tcW w:w="1157" w:type="dxa"/>
          </w:tcPr>
          <w:p w14:paraId="07A06D0A" w14:textId="0241DC55" w:rsidR="00A244B8" w:rsidRPr="00CE3834" w:rsidRDefault="00A244B8" w:rsidP="00A244B8">
            <w:pPr>
              <w:pStyle w:val="NormalWeb"/>
              <w:keepNext/>
              <w:spacing w:before="0" w:beforeAutospacing="0" w:line="360" w:lineRule="auto"/>
              <w:ind w:firstLine="0"/>
              <w:contextualSpacing/>
              <w:cnfStyle w:val="000000100000" w:firstRow="0" w:lastRow="0" w:firstColumn="0" w:lastColumn="0" w:oddVBand="0" w:evenVBand="0" w:oddHBand="1" w:evenHBand="0" w:firstRowFirstColumn="0" w:firstRowLastColumn="0" w:lastRowFirstColumn="0" w:lastRowLastColumn="0"/>
              <w:rPr>
                <w:rFonts w:cs="B Nazanin"/>
                <w:sz w:val="22"/>
                <w:szCs w:val="22"/>
                <w:rtl/>
              </w:rPr>
            </w:pPr>
            <w:r w:rsidRPr="00CE3834">
              <w:rPr>
                <w:rFonts w:cs="B Nazanin"/>
                <w:sz w:val="22"/>
                <w:szCs w:val="22"/>
              </w:rPr>
              <w:t>33/9</w:t>
            </w:r>
          </w:p>
        </w:tc>
        <w:tc>
          <w:tcPr>
            <w:tcW w:w="1157" w:type="dxa"/>
          </w:tcPr>
          <w:p w14:paraId="3083DFE4" w14:textId="33AE4A26" w:rsidR="00A244B8" w:rsidRPr="00CE3834" w:rsidRDefault="00A244B8" w:rsidP="00A244B8">
            <w:pPr>
              <w:pStyle w:val="NormalWeb"/>
              <w:keepNext/>
              <w:spacing w:before="0" w:beforeAutospacing="0" w:line="360" w:lineRule="auto"/>
              <w:ind w:firstLine="0"/>
              <w:contextualSpacing/>
              <w:cnfStyle w:val="000000100000" w:firstRow="0" w:lastRow="0" w:firstColumn="0" w:lastColumn="0" w:oddVBand="0" w:evenVBand="0" w:oddHBand="1" w:evenHBand="0" w:firstRowFirstColumn="0" w:firstRowLastColumn="0" w:lastRowFirstColumn="0" w:lastRowLastColumn="0"/>
              <w:rPr>
                <w:rFonts w:cs="B Nazanin"/>
                <w:sz w:val="22"/>
                <w:szCs w:val="22"/>
                <w:rtl/>
              </w:rPr>
            </w:pPr>
            <w:r w:rsidRPr="00CE3834">
              <w:rPr>
                <w:rFonts w:cs="B Nazanin"/>
                <w:sz w:val="22"/>
                <w:szCs w:val="22"/>
              </w:rPr>
              <w:t>33/5</w:t>
            </w:r>
          </w:p>
        </w:tc>
        <w:tc>
          <w:tcPr>
            <w:tcW w:w="1254" w:type="dxa"/>
          </w:tcPr>
          <w:p w14:paraId="4E30FDB3" w14:textId="405F6029" w:rsidR="00A244B8" w:rsidRPr="00CE3834" w:rsidRDefault="00A244B8" w:rsidP="00A244B8">
            <w:pPr>
              <w:pStyle w:val="NormalWeb"/>
              <w:keepNext/>
              <w:spacing w:before="0" w:beforeAutospacing="0" w:line="360" w:lineRule="auto"/>
              <w:ind w:firstLine="0"/>
              <w:contextualSpacing/>
              <w:cnfStyle w:val="000000100000" w:firstRow="0" w:lastRow="0" w:firstColumn="0" w:lastColumn="0" w:oddVBand="0" w:evenVBand="0" w:oddHBand="1" w:evenHBand="0" w:firstRowFirstColumn="0" w:firstRowLastColumn="0" w:lastRowFirstColumn="0" w:lastRowLastColumn="0"/>
              <w:rPr>
                <w:rFonts w:cs="B Nazanin"/>
                <w:sz w:val="22"/>
                <w:szCs w:val="22"/>
                <w:rtl/>
              </w:rPr>
            </w:pPr>
            <w:r w:rsidRPr="00CE3834">
              <w:rPr>
                <w:rFonts w:cs="B Nazanin"/>
                <w:sz w:val="22"/>
                <w:szCs w:val="22"/>
              </w:rPr>
              <w:t>1000000002</w:t>
            </w:r>
          </w:p>
        </w:tc>
      </w:tr>
      <w:tr w:rsidR="00A244B8" w:rsidRPr="00CE3834" w14:paraId="4163ABCD" w14:textId="77777777" w:rsidTr="00CE3834">
        <w:trPr>
          <w:jc w:val="center"/>
        </w:trPr>
        <w:tc>
          <w:tcPr>
            <w:cnfStyle w:val="001000000000" w:firstRow="0" w:lastRow="0" w:firstColumn="1" w:lastColumn="0" w:oddVBand="0" w:evenVBand="0" w:oddHBand="0" w:evenHBand="0" w:firstRowFirstColumn="0" w:firstRowLastColumn="0" w:lastRowFirstColumn="0" w:lastRowLastColumn="0"/>
            <w:tcW w:w="1156" w:type="dxa"/>
          </w:tcPr>
          <w:p w14:paraId="467ADFC2" w14:textId="77777777" w:rsidR="00A244B8" w:rsidRPr="00CE3834" w:rsidRDefault="00A244B8" w:rsidP="00A244B8">
            <w:pPr>
              <w:pStyle w:val="NormalWeb"/>
              <w:keepNext/>
              <w:spacing w:before="0" w:beforeAutospacing="0" w:line="360" w:lineRule="auto"/>
              <w:ind w:firstLine="0"/>
              <w:contextualSpacing/>
              <w:rPr>
                <w:rFonts w:cs="B Nazanin"/>
                <w:sz w:val="22"/>
                <w:szCs w:val="22"/>
                <w:rtl/>
              </w:rPr>
            </w:pPr>
          </w:p>
        </w:tc>
        <w:tc>
          <w:tcPr>
            <w:tcW w:w="1156" w:type="dxa"/>
          </w:tcPr>
          <w:p w14:paraId="72E6E366" w14:textId="77777777" w:rsidR="00A244B8" w:rsidRPr="00CE3834" w:rsidRDefault="00A244B8" w:rsidP="00A244B8">
            <w:pPr>
              <w:pStyle w:val="NormalWeb"/>
              <w:keepNext/>
              <w:spacing w:before="0" w:beforeAutospacing="0" w:line="360" w:lineRule="auto"/>
              <w:ind w:firstLine="0"/>
              <w:contextualSpacing/>
              <w:cnfStyle w:val="000000000000" w:firstRow="0" w:lastRow="0" w:firstColumn="0" w:lastColumn="0" w:oddVBand="0" w:evenVBand="0" w:oddHBand="0" w:evenHBand="0" w:firstRowFirstColumn="0" w:firstRowLastColumn="0" w:lastRowFirstColumn="0" w:lastRowLastColumn="0"/>
              <w:rPr>
                <w:rFonts w:cs="B Nazanin"/>
                <w:sz w:val="22"/>
                <w:szCs w:val="22"/>
                <w:rtl/>
              </w:rPr>
            </w:pPr>
          </w:p>
        </w:tc>
        <w:tc>
          <w:tcPr>
            <w:tcW w:w="1156" w:type="dxa"/>
          </w:tcPr>
          <w:p w14:paraId="1EAEBCAA" w14:textId="77777777" w:rsidR="00A244B8" w:rsidRPr="00CE3834" w:rsidRDefault="00A244B8" w:rsidP="00A244B8">
            <w:pPr>
              <w:pStyle w:val="NormalWeb"/>
              <w:keepNext/>
              <w:spacing w:before="0" w:beforeAutospacing="0" w:line="360" w:lineRule="auto"/>
              <w:ind w:firstLine="0"/>
              <w:contextualSpacing/>
              <w:cnfStyle w:val="000000000000" w:firstRow="0" w:lastRow="0" w:firstColumn="0" w:lastColumn="0" w:oddVBand="0" w:evenVBand="0" w:oddHBand="0" w:evenHBand="0" w:firstRowFirstColumn="0" w:firstRowLastColumn="0" w:lastRowFirstColumn="0" w:lastRowLastColumn="0"/>
              <w:rPr>
                <w:rFonts w:cs="B Nazanin"/>
                <w:sz w:val="22"/>
                <w:szCs w:val="22"/>
                <w:rtl/>
              </w:rPr>
            </w:pPr>
          </w:p>
        </w:tc>
        <w:tc>
          <w:tcPr>
            <w:tcW w:w="1157" w:type="dxa"/>
          </w:tcPr>
          <w:p w14:paraId="30887BEF" w14:textId="77777777" w:rsidR="00A244B8" w:rsidRPr="00CE3834" w:rsidRDefault="00A244B8" w:rsidP="00A244B8">
            <w:pPr>
              <w:pStyle w:val="NormalWeb"/>
              <w:keepNext/>
              <w:spacing w:before="0" w:beforeAutospacing="0" w:line="360" w:lineRule="auto"/>
              <w:ind w:firstLine="0"/>
              <w:contextualSpacing/>
              <w:cnfStyle w:val="000000000000" w:firstRow="0" w:lastRow="0" w:firstColumn="0" w:lastColumn="0" w:oddVBand="0" w:evenVBand="0" w:oddHBand="0" w:evenHBand="0" w:firstRowFirstColumn="0" w:firstRowLastColumn="0" w:lastRowFirstColumn="0" w:lastRowLastColumn="0"/>
              <w:rPr>
                <w:rFonts w:cs="B Nazanin"/>
                <w:sz w:val="22"/>
                <w:szCs w:val="22"/>
                <w:rtl/>
              </w:rPr>
            </w:pPr>
          </w:p>
        </w:tc>
        <w:tc>
          <w:tcPr>
            <w:tcW w:w="1157" w:type="dxa"/>
          </w:tcPr>
          <w:p w14:paraId="7F073FCF" w14:textId="77777777" w:rsidR="00A244B8" w:rsidRPr="00CE3834" w:rsidRDefault="00A244B8" w:rsidP="00A244B8">
            <w:pPr>
              <w:pStyle w:val="NormalWeb"/>
              <w:keepNext/>
              <w:spacing w:before="0" w:beforeAutospacing="0" w:line="360" w:lineRule="auto"/>
              <w:ind w:firstLine="0"/>
              <w:contextualSpacing/>
              <w:cnfStyle w:val="000000000000" w:firstRow="0" w:lastRow="0" w:firstColumn="0" w:lastColumn="0" w:oddVBand="0" w:evenVBand="0" w:oddHBand="0" w:evenHBand="0" w:firstRowFirstColumn="0" w:firstRowLastColumn="0" w:lastRowFirstColumn="0" w:lastRowLastColumn="0"/>
              <w:rPr>
                <w:rFonts w:cs="B Nazanin"/>
                <w:sz w:val="22"/>
                <w:szCs w:val="22"/>
                <w:rtl/>
              </w:rPr>
            </w:pPr>
          </w:p>
        </w:tc>
        <w:tc>
          <w:tcPr>
            <w:tcW w:w="1157" w:type="dxa"/>
          </w:tcPr>
          <w:p w14:paraId="5427ED0C" w14:textId="77777777" w:rsidR="00A244B8" w:rsidRPr="00CE3834" w:rsidRDefault="00A244B8" w:rsidP="00A244B8">
            <w:pPr>
              <w:pStyle w:val="NormalWeb"/>
              <w:keepNext/>
              <w:spacing w:before="0" w:beforeAutospacing="0" w:line="360" w:lineRule="auto"/>
              <w:ind w:firstLine="0"/>
              <w:contextualSpacing/>
              <w:cnfStyle w:val="000000000000" w:firstRow="0" w:lastRow="0" w:firstColumn="0" w:lastColumn="0" w:oddVBand="0" w:evenVBand="0" w:oddHBand="0" w:evenHBand="0" w:firstRowFirstColumn="0" w:firstRowLastColumn="0" w:lastRowFirstColumn="0" w:lastRowLastColumn="0"/>
              <w:rPr>
                <w:rFonts w:cs="B Nazanin"/>
                <w:sz w:val="22"/>
                <w:szCs w:val="22"/>
                <w:rtl/>
              </w:rPr>
            </w:pPr>
          </w:p>
        </w:tc>
        <w:tc>
          <w:tcPr>
            <w:tcW w:w="1254" w:type="dxa"/>
          </w:tcPr>
          <w:p w14:paraId="1ABDC126" w14:textId="25F8D2E6" w:rsidR="00A244B8" w:rsidRPr="00CE3834" w:rsidRDefault="00A244B8" w:rsidP="00A244B8">
            <w:pPr>
              <w:pStyle w:val="NormalWeb"/>
              <w:keepNext/>
              <w:spacing w:before="0" w:beforeAutospacing="0" w:line="360" w:lineRule="auto"/>
              <w:ind w:firstLine="0"/>
              <w:contextualSpacing/>
              <w:cnfStyle w:val="000000000000" w:firstRow="0" w:lastRow="0" w:firstColumn="0" w:lastColumn="0" w:oddVBand="0" w:evenVBand="0" w:oddHBand="0" w:evenHBand="0" w:firstRowFirstColumn="0" w:firstRowLastColumn="0" w:lastRowFirstColumn="0" w:lastRowLastColumn="0"/>
              <w:rPr>
                <w:rFonts w:cs="B Nazanin"/>
                <w:sz w:val="22"/>
                <w:szCs w:val="22"/>
                <w:rtl/>
              </w:rPr>
            </w:pPr>
            <w:r w:rsidRPr="00CE3834">
              <w:rPr>
                <w:rFonts w:cs="B Nazanin"/>
                <w:sz w:val="22"/>
                <w:szCs w:val="22"/>
              </w:rPr>
              <w:t>1000000003</w:t>
            </w:r>
          </w:p>
        </w:tc>
      </w:tr>
      <w:tr w:rsidR="00A244B8" w:rsidRPr="00CE3834" w14:paraId="44764994" w14:textId="77777777" w:rsidTr="00CE38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6" w:type="dxa"/>
          </w:tcPr>
          <w:p w14:paraId="27C2A0AE" w14:textId="55BF7867" w:rsidR="00A244B8" w:rsidRPr="00CE3834" w:rsidRDefault="00A244B8" w:rsidP="00A244B8">
            <w:pPr>
              <w:pStyle w:val="NormalWeb"/>
              <w:keepNext/>
              <w:spacing w:before="0" w:beforeAutospacing="0" w:line="360" w:lineRule="auto"/>
              <w:ind w:firstLine="0"/>
              <w:contextualSpacing/>
              <w:rPr>
                <w:rFonts w:cs="B Nazanin"/>
                <w:sz w:val="22"/>
                <w:szCs w:val="22"/>
                <w:rtl/>
              </w:rPr>
            </w:pPr>
            <w:r w:rsidRPr="00CE3834">
              <w:rPr>
                <w:rFonts w:cs="B Nazanin"/>
                <w:sz w:val="22"/>
                <w:szCs w:val="22"/>
              </w:rPr>
              <w:t>0/1</w:t>
            </w:r>
          </w:p>
        </w:tc>
        <w:tc>
          <w:tcPr>
            <w:tcW w:w="1156" w:type="dxa"/>
          </w:tcPr>
          <w:p w14:paraId="709AF871" w14:textId="2D7ADFC3" w:rsidR="00A244B8" w:rsidRPr="00CE3834" w:rsidRDefault="00A244B8" w:rsidP="00A244B8">
            <w:pPr>
              <w:pStyle w:val="NormalWeb"/>
              <w:keepNext/>
              <w:spacing w:before="0" w:beforeAutospacing="0" w:line="360" w:lineRule="auto"/>
              <w:ind w:firstLine="0"/>
              <w:contextualSpacing/>
              <w:cnfStyle w:val="000000100000" w:firstRow="0" w:lastRow="0" w:firstColumn="0" w:lastColumn="0" w:oddVBand="0" w:evenVBand="0" w:oddHBand="1" w:evenHBand="0" w:firstRowFirstColumn="0" w:firstRowLastColumn="0" w:lastRowFirstColumn="0" w:lastRowLastColumn="0"/>
              <w:rPr>
                <w:rFonts w:cs="B Nazanin"/>
                <w:sz w:val="22"/>
                <w:szCs w:val="22"/>
                <w:rtl/>
              </w:rPr>
            </w:pPr>
            <w:r w:rsidRPr="00CE3834">
              <w:rPr>
                <w:rFonts w:cs="B Nazanin"/>
                <w:sz w:val="22"/>
                <w:szCs w:val="22"/>
              </w:rPr>
              <w:t>0/1</w:t>
            </w:r>
          </w:p>
        </w:tc>
        <w:tc>
          <w:tcPr>
            <w:tcW w:w="1156" w:type="dxa"/>
          </w:tcPr>
          <w:p w14:paraId="043A00F7" w14:textId="5DE6F53C" w:rsidR="00A244B8" w:rsidRPr="00CE3834" w:rsidRDefault="00A244B8" w:rsidP="00A244B8">
            <w:pPr>
              <w:pStyle w:val="NormalWeb"/>
              <w:keepNext/>
              <w:spacing w:before="0" w:beforeAutospacing="0" w:line="360" w:lineRule="auto"/>
              <w:ind w:firstLine="0"/>
              <w:contextualSpacing/>
              <w:cnfStyle w:val="000000100000" w:firstRow="0" w:lastRow="0" w:firstColumn="0" w:lastColumn="0" w:oddVBand="0" w:evenVBand="0" w:oddHBand="1" w:evenHBand="0" w:firstRowFirstColumn="0" w:firstRowLastColumn="0" w:lastRowFirstColumn="0" w:lastRowLastColumn="0"/>
              <w:rPr>
                <w:rFonts w:cs="B Nazanin"/>
                <w:sz w:val="22"/>
                <w:szCs w:val="22"/>
                <w:rtl/>
              </w:rPr>
            </w:pPr>
            <w:r w:rsidRPr="00CE3834">
              <w:rPr>
                <w:rFonts w:cs="B Nazanin"/>
                <w:sz w:val="22"/>
                <w:szCs w:val="22"/>
              </w:rPr>
              <w:t>0</w:t>
            </w:r>
          </w:p>
        </w:tc>
        <w:tc>
          <w:tcPr>
            <w:tcW w:w="1157" w:type="dxa"/>
          </w:tcPr>
          <w:p w14:paraId="4043A539" w14:textId="005ADDE3" w:rsidR="00A244B8" w:rsidRPr="00CE3834" w:rsidRDefault="00A244B8" w:rsidP="00A244B8">
            <w:pPr>
              <w:pStyle w:val="NormalWeb"/>
              <w:keepNext/>
              <w:spacing w:before="0" w:beforeAutospacing="0" w:line="360" w:lineRule="auto"/>
              <w:ind w:firstLine="0"/>
              <w:contextualSpacing/>
              <w:cnfStyle w:val="000000100000" w:firstRow="0" w:lastRow="0" w:firstColumn="0" w:lastColumn="0" w:oddVBand="0" w:evenVBand="0" w:oddHBand="1" w:evenHBand="0" w:firstRowFirstColumn="0" w:firstRowLastColumn="0" w:lastRowFirstColumn="0" w:lastRowLastColumn="0"/>
              <w:rPr>
                <w:rFonts w:cs="B Nazanin"/>
                <w:sz w:val="22"/>
                <w:szCs w:val="22"/>
                <w:rtl/>
              </w:rPr>
            </w:pPr>
            <w:r w:rsidRPr="00CE3834">
              <w:rPr>
                <w:rFonts w:cs="B Nazanin"/>
                <w:sz w:val="22"/>
                <w:szCs w:val="22"/>
              </w:rPr>
              <w:t>0</w:t>
            </w:r>
          </w:p>
        </w:tc>
        <w:tc>
          <w:tcPr>
            <w:tcW w:w="1157" w:type="dxa"/>
          </w:tcPr>
          <w:p w14:paraId="7E265CF6" w14:textId="77777777" w:rsidR="00A244B8" w:rsidRPr="00CE3834" w:rsidRDefault="00A244B8" w:rsidP="00A244B8">
            <w:pPr>
              <w:pStyle w:val="NormalWeb"/>
              <w:keepNext/>
              <w:spacing w:before="0" w:beforeAutospacing="0" w:line="360" w:lineRule="auto"/>
              <w:ind w:firstLine="0"/>
              <w:contextualSpacing/>
              <w:cnfStyle w:val="000000100000" w:firstRow="0" w:lastRow="0" w:firstColumn="0" w:lastColumn="0" w:oddVBand="0" w:evenVBand="0" w:oddHBand="1" w:evenHBand="0" w:firstRowFirstColumn="0" w:firstRowLastColumn="0" w:lastRowFirstColumn="0" w:lastRowLastColumn="0"/>
              <w:rPr>
                <w:rFonts w:cs="B Nazanin"/>
                <w:sz w:val="22"/>
                <w:szCs w:val="22"/>
                <w:rtl/>
              </w:rPr>
            </w:pPr>
          </w:p>
        </w:tc>
        <w:tc>
          <w:tcPr>
            <w:tcW w:w="1157" w:type="dxa"/>
          </w:tcPr>
          <w:p w14:paraId="20C940BB" w14:textId="77777777" w:rsidR="00A244B8" w:rsidRPr="00CE3834" w:rsidRDefault="00A244B8" w:rsidP="00A244B8">
            <w:pPr>
              <w:pStyle w:val="NormalWeb"/>
              <w:keepNext/>
              <w:spacing w:before="0" w:beforeAutospacing="0" w:line="360" w:lineRule="auto"/>
              <w:ind w:firstLine="0"/>
              <w:contextualSpacing/>
              <w:cnfStyle w:val="000000100000" w:firstRow="0" w:lastRow="0" w:firstColumn="0" w:lastColumn="0" w:oddVBand="0" w:evenVBand="0" w:oddHBand="1" w:evenHBand="0" w:firstRowFirstColumn="0" w:firstRowLastColumn="0" w:lastRowFirstColumn="0" w:lastRowLastColumn="0"/>
              <w:rPr>
                <w:rFonts w:cs="B Nazanin"/>
                <w:sz w:val="22"/>
                <w:szCs w:val="22"/>
                <w:rtl/>
              </w:rPr>
            </w:pPr>
          </w:p>
        </w:tc>
        <w:tc>
          <w:tcPr>
            <w:tcW w:w="1254" w:type="dxa"/>
          </w:tcPr>
          <w:p w14:paraId="63C5070B" w14:textId="38FEEDD6" w:rsidR="00A244B8" w:rsidRPr="00CE3834" w:rsidRDefault="00A244B8" w:rsidP="00A244B8">
            <w:pPr>
              <w:pStyle w:val="NormalWeb"/>
              <w:keepNext/>
              <w:spacing w:before="0" w:beforeAutospacing="0" w:line="360" w:lineRule="auto"/>
              <w:ind w:firstLine="0"/>
              <w:contextualSpacing/>
              <w:cnfStyle w:val="000000100000" w:firstRow="0" w:lastRow="0" w:firstColumn="0" w:lastColumn="0" w:oddVBand="0" w:evenVBand="0" w:oddHBand="1" w:evenHBand="0" w:firstRowFirstColumn="0" w:firstRowLastColumn="0" w:lastRowFirstColumn="0" w:lastRowLastColumn="0"/>
              <w:rPr>
                <w:rFonts w:cs="B Nazanin"/>
                <w:sz w:val="22"/>
                <w:szCs w:val="22"/>
                <w:rtl/>
              </w:rPr>
            </w:pPr>
            <w:r w:rsidRPr="00CE3834">
              <w:rPr>
                <w:rFonts w:cs="B Nazanin"/>
                <w:sz w:val="22"/>
                <w:szCs w:val="22"/>
              </w:rPr>
              <w:t>1000000004</w:t>
            </w:r>
          </w:p>
        </w:tc>
      </w:tr>
      <w:tr w:rsidR="00A244B8" w:rsidRPr="00CE3834" w14:paraId="1E3778BD" w14:textId="77777777" w:rsidTr="00CE3834">
        <w:trPr>
          <w:jc w:val="center"/>
        </w:trPr>
        <w:tc>
          <w:tcPr>
            <w:cnfStyle w:val="001000000000" w:firstRow="0" w:lastRow="0" w:firstColumn="1" w:lastColumn="0" w:oddVBand="0" w:evenVBand="0" w:oddHBand="0" w:evenHBand="0" w:firstRowFirstColumn="0" w:firstRowLastColumn="0" w:lastRowFirstColumn="0" w:lastRowLastColumn="0"/>
            <w:tcW w:w="1156" w:type="dxa"/>
          </w:tcPr>
          <w:p w14:paraId="08F18831" w14:textId="77777777" w:rsidR="00A244B8" w:rsidRPr="00CE3834" w:rsidRDefault="00A244B8" w:rsidP="00A244B8">
            <w:pPr>
              <w:pStyle w:val="NormalWeb"/>
              <w:keepNext/>
              <w:spacing w:before="0" w:beforeAutospacing="0" w:line="360" w:lineRule="auto"/>
              <w:ind w:firstLine="0"/>
              <w:contextualSpacing/>
              <w:rPr>
                <w:rFonts w:cs="B Nazanin"/>
                <w:sz w:val="22"/>
                <w:szCs w:val="22"/>
                <w:rtl/>
              </w:rPr>
            </w:pPr>
          </w:p>
        </w:tc>
        <w:tc>
          <w:tcPr>
            <w:tcW w:w="1156" w:type="dxa"/>
          </w:tcPr>
          <w:p w14:paraId="3502669D" w14:textId="77777777" w:rsidR="00A244B8" w:rsidRPr="00CE3834" w:rsidRDefault="00A244B8" w:rsidP="00A244B8">
            <w:pPr>
              <w:pStyle w:val="NormalWeb"/>
              <w:keepNext/>
              <w:spacing w:before="0" w:beforeAutospacing="0" w:line="360" w:lineRule="auto"/>
              <w:ind w:firstLine="0"/>
              <w:contextualSpacing/>
              <w:cnfStyle w:val="000000000000" w:firstRow="0" w:lastRow="0" w:firstColumn="0" w:lastColumn="0" w:oddVBand="0" w:evenVBand="0" w:oddHBand="0" w:evenHBand="0" w:firstRowFirstColumn="0" w:firstRowLastColumn="0" w:lastRowFirstColumn="0" w:lastRowLastColumn="0"/>
              <w:rPr>
                <w:rFonts w:cs="B Nazanin"/>
                <w:sz w:val="22"/>
                <w:szCs w:val="22"/>
                <w:rtl/>
              </w:rPr>
            </w:pPr>
          </w:p>
        </w:tc>
        <w:tc>
          <w:tcPr>
            <w:tcW w:w="1156" w:type="dxa"/>
          </w:tcPr>
          <w:p w14:paraId="38277252" w14:textId="77777777" w:rsidR="00A244B8" w:rsidRPr="00CE3834" w:rsidRDefault="00A244B8" w:rsidP="00A244B8">
            <w:pPr>
              <w:pStyle w:val="NormalWeb"/>
              <w:keepNext/>
              <w:spacing w:before="0" w:beforeAutospacing="0" w:line="360" w:lineRule="auto"/>
              <w:ind w:firstLine="0"/>
              <w:contextualSpacing/>
              <w:cnfStyle w:val="000000000000" w:firstRow="0" w:lastRow="0" w:firstColumn="0" w:lastColumn="0" w:oddVBand="0" w:evenVBand="0" w:oddHBand="0" w:evenHBand="0" w:firstRowFirstColumn="0" w:firstRowLastColumn="0" w:lastRowFirstColumn="0" w:lastRowLastColumn="0"/>
              <w:rPr>
                <w:rFonts w:cs="B Nazanin"/>
                <w:sz w:val="22"/>
                <w:szCs w:val="22"/>
                <w:rtl/>
              </w:rPr>
            </w:pPr>
          </w:p>
        </w:tc>
        <w:tc>
          <w:tcPr>
            <w:tcW w:w="1157" w:type="dxa"/>
          </w:tcPr>
          <w:p w14:paraId="5C599319" w14:textId="77777777" w:rsidR="00A244B8" w:rsidRPr="00CE3834" w:rsidRDefault="00A244B8" w:rsidP="00A244B8">
            <w:pPr>
              <w:pStyle w:val="NormalWeb"/>
              <w:keepNext/>
              <w:spacing w:before="0" w:beforeAutospacing="0" w:line="360" w:lineRule="auto"/>
              <w:ind w:firstLine="0"/>
              <w:contextualSpacing/>
              <w:cnfStyle w:val="000000000000" w:firstRow="0" w:lastRow="0" w:firstColumn="0" w:lastColumn="0" w:oddVBand="0" w:evenVBand="0" w:oddHBand="0" w:evenHBand="0" w:firstRowFirstColumn="0" w:firstRowLastColumn="0" w:lastRowFirstColumn="0" w:lastRowLastColumn="0"/>
              <w:rPr>
                <w:rFonts w:cs="B Nazanin"/>
                <w:sz w:val="22"/>
                <w:szCs w:val="22"/>
                <w:rtl/>
              </w:rPr>
            </w:pPr>
          </w:p>
        </w:tc>
        <w:tc>
          <w:tcPr>
            <w:tcW w:w="1157" w:type="dxa"/>
          </w:tcPr>
          <w:p w14:paraId="736D01B7" w14:textId="77777777" w:rsidR="00A244B8" w:rsidRPr="00CE3834" w:rsidRDefault="00A244B8" w:rsidP="00A244B8">
            <w:pPr>
              <w:pStyle w:val="NormalWeb"/>
              <w:keepNext/>
              <w:spacing w:before="0" w:beforeAutospacing="0" w:line="360" w:lineRule="auto"/>
              <w:ind w:firstLine="0"/>
              <w:contextualSpacing/>
              <w:cnfStyle w:val="000000000000" w:firstRow="0" w:lastRow="0" w:firstColumn="0" w:lastColumn="0" w:oddVBand="0" w:evenVBand="0" w:oddHBand="0" w:evenHBand="0" w:firstRowFirstColumn="0" w:firstRowLastColumn="0" w:lastRowFirstColumn="0" w:lastRowLastColumn="0"/>
              <w:rPr>
                <w:rFonts w:cs="B Nazanin"/>
                <w:sz w:val="22"/>
                <w:szCs w:val="22"/>
                <w:rtl/>
              </w:rPr>
            </w:pPr>
          </w:p>
        </w:tc>
        <w:tc>
          <w:tcPr>
            <w:tcW w:w="1157" w:type="dxa"/>
          </w:tcPr>
          <w:p w14:paraId="37E7CF4E" w14:textId="77777777" w:rsidR="00A244B8" w:rsidRPr="00CE3834" w:rsidRDefault="00A244B8" w:rsidP="00A244B8">
            <w:pPr>
              <w:pStyle w:val="NormalWeb"/>
              <w:keepNext/>
              <w:spacing w:before="0" w:beforeAutospacing="0" w:line="360" w:lineRule="auto"/>
              <w:ind w:firstLine="0"/>
              <w:contextualSpacing/>
              <w:cnfStyle w:val="000000000000" w:firstRow="0" w:lastRow="0" w:firstColumn="0" w:lastColumn="0" w:oddVBand="0" w:evenVBand="0" w:oddHBand="0" w:evenHBand="0" w:firstRowFirstColumn="0" w:firstRowLastColumn="0" w:lastRowFirstColumn="0" w:lastRowLastColumn="0"/>
              <w:rPr>
                <w:rFonts w:cs="B Nazanin"/>
                <w:sz w:val="22"/>
                <w:szCs w:val="22"/>
                <w:rtl/>
              </w:rPr>
            </w:pPr>
          </w:p>
        </w:tc>
        <w:tc>
          <w:tcPr>
            <w:tcW w:w="1254" w:type="dxa"/>
          </w:tcPr>
          <w:p w14:paraId="5308A6B2" w14:textId="26F6F034" w:rsidR="00A244B8" w:rsidRPr="00CE3834" w:rsidRDefault="00A244B8" w:rsidP="00A244B8">
            <w:pPr>
              <w:pStyle w:val="NormalWeb"/>
              <w:keepNext/>
              <w:spacing w:before="0" w:beforeAutospacing="0" w:line="360" w:lineRule="auto"/>
              <w:ind w:firstLine="0"/>
              <w:contextualSpacing/>
              <w:cnfStyle w:val="000000000000" w:firstRow="0" w:lastRow="0" w:firstColumn="0" w:lastColumn="0" w:oddVBand="0" w:evenVBand="0" w:oddHBand="0" w:evenHBand="0" w:firstRowFirstColumn="0" w:firstRowLastColumn="0" w:lastRowFirstColumn="0" w:lastRowLastColumn="0"/>
              <w:rPr>
                <w:rFonts w:cs="B Nazanin"/>
                <w:sz w:val="22"/>
                <w:szCs w:val="22"/>
                <w:rtl/>
              </w:rPr>
            </w:pPr>
            <w:r w:rsidRPr="00CE3834">
              <w:rPr>
                <w:rFonts w:cs="B Nazanin"/>
                <w:sz w:val="22"/>
                <w:szCs w:val="22"/>
              </w:rPr>
              <w:t>1000000005</w:t>
            </w:r>
          </w:p>
        </w:tc>
      </w:tr>
      <w:tr w:rsidR="00A244B8" w:rsidRPr="00CE3834" w14:paraId="402DBD5D" w14:textId="77777777" w:rsidTr="00CE38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6" w:type="dxa"/>
          </w:tcPr>
          <w:p w14:paraId="511FBBCF" w14:textId="6A69CB5D" w:rsidR="00A244B8" w:rsidRPr="00CE3834" w:rsidRDefault="00A244B8" w:rsidP="00A244B8">
            <w:pPr>
              <w:pStyle w:val="NormalWeb"/>
              <w:keepNext/>
              <w:spacing w:before="0" w:beforeAutospacing="0" w:line="360" w:lineRule="auto"/>
              <w:ind w:firstLine="0"/>
              <w:contextualSpacing/>
              <w:rPr>
                <w:rFonts w:cs="B Nazanin"/>
                <w:sz w:val="22"/>
                <w:szCs w:val="22"/>
                <w:rtl/>
              </w:rPr>
            </w:pPr>
            <w:r w:rsidRPr="00CE3834">
              <w:rPr>
                <w:rFonts w:cs="B Nazanin"/>
                <w:sz w:val="22"/>
                <w:szCs w:val="22"/>
              </w:rPr>
              <w:t>0</w:t>
            </w:r>
          </w:p>
        </w:tc>
        <w:tc>
          <w:tcPr>
            <w:tcW w:w="1156" w:type="dxa"/>
          </w:tcPr>
          <w:p w14:paraId="4974C32C" w14:textId="77AB8BC5" w:rsidR="00A244B8" w:rsidRPr="00CE3834" w:rsidRDefault="00A244B8" w:rsidP="00A244B8">
            <w:pPr>
              <w:pStyle w:val="NormalWeb"/>
              <w:keepNext/>
              <w:spacing w:before="0" w:beforeAutospacing="0" w:line="360" w:lineRule="auto"/>
              <w:ind w:firstLine="0"/>
              <w:contextualSpacing/>
              <w:cnfStyle w:val="000000100000" w:firstRow="0" w:lastRow="0" w:firstColumn="0" w:lastColumn="0" w:oddVBand="0" w:evenVBand="0" w:oddHBand="1" w:evenHBand="0" w:firstRowFirstColumn="0" w:firstRowLastColumn="0" w:lastRowFirstColumn="0" w:lastRowLastColumn="0"/>
              <w:rPr>
                <w:rFonts w:cs="B Nazanin"/>
                <w:sz w:val="22"/>
                <w:szCs w:val="22"/>
                <w:rtl/>
              </w:rPr>
            </w:pPr>
            <w:r w:rsidRPr="00CE3834">
              <w:rPr>
                <w:rFonts w:cs="B Nazanin"/>
                <w:sz w:val="22"/>
                <w:szCs w:val="22"/>
              </w:rPr>
              <w:t>0</w:t>
            </w:r>
          </w:p>
        </w:tc>
        <w:tc>
          <w:tcPr>
            <w:tcW w:w="1156" w:type="dxa"/>
          </w:tcPr>
          <w:p w14:paraId="1F705A0F" w14:textId="0B1DEE5E" w:rsidR="00A244B8" w:rsidRPr="00CE3834" w:rsidRDefault="00A244B8" w:rsidP="00A244B8">
            <w:pPr>
              <w:pStyle w:val="NormalWeb"/>
              <w:keepNext/>
              <w:spacing w:before="0" w:beforeAutospacing="0" w:line="360" w:lineRule="auto"/>
              <w:ind w:firstLine="0"/>
              <w:contextualSpacing/>
              <w:cnfStyle w:val="000000100000" w:firstRow="0" w:lastRow="0" w:firstColumn="0" w:lastColumn="0" w:oddVBand="0" w:evenVBand="0" w:oddHBand="1" w:evenHBand="0" w:firstRowFirstColumn="0" w:firstRowLastColumn="0" w:lastRowFirstColumn="0" w:lastRowLastColumn="0"/>
              <w:rPr>
                <w:rFonts w:cs="B Nazanin"/>
                <w:sz w:val="22"/>
                <w:szCs w:val="22"/>
                <w:rtl/>
              </w:rPr>
            </w:pPr>
            <w:r w:rsidRPr="00CE3834">
              <w:rPr>
                <w:rFonts w:cs="B Nazanin"/>
                <w:sz w:val="22"/>
                <w:szCs w:val="22"/>
              </w:rPr>
              <w:t>0</w:t>
            </w:r>
          </w:p>
        </w:tc>
        <w:tc>
          <w:tcPr>
            <w:tcW w:w="1157" w:type="dxa"/>
          </w:tcPr>
          <w:p w14:paraId="343BBA95" w14:textId="164E51E9" w:rsidR="00A244B8" w:rsidRPr="00CE3834" w:rsidRDefault="00A244B8" w:rsidP="00A244B8">
            <w:pPr>
              <w:pStyle w:val="NormalWeb"/>
              <w:keepNext/>
              <w:spacing w:before="0" w:beforeAutospacing="0" w:line="360" w:lineRule="auto"/>
              <w:ind w:firstLine="0"/>
              <w:contextualSpacing/>
              <w:cnfStyle w:val="000000100000" w:firstRow="0" w:lastRow="0" w:firstColumn="0" w:lastColumn="0" w:oddVBand="0" w:evenVBand="0" w:oddHBand="1" w:evenHBand="0" w:firstRowFirstColumn="0" w:firstRowLastColumn="0" w:lastRowFirstColumn="0" w:lastRowLastColumn="0"/>
              <w:rPr>
                <w:rFonts w:cs="B Nazanin"/>
                <w:sz w:val="22"/>
                <w:szCs w:val="22"/>
                <w:rtl/>
              </w:rPr>
            </w:pPr>
            <w:r w:rsidRPr="00CE3834">
              <w:rPr>
                <w:rFonts w:cs="B Nazanin"/>
                <w:sz w:val="22"/>
                <w:szCs w:val="22"/>
              </w:rPr>
              <w:t>0</w:t>
            </w:r>
          </w:p>
        </w:tc>
        <w:tc>
          <w:tcPr>
            <w:tcW w:w="1157" w:type="dxa"/>
          </w:tcPr>
          <w:p w14:paraId="7271A464" w14:textId="55A90F3E" w:rsidR="00A244B8" w:rsidRPr="00CE3834" w:rsidRDefault="00A244B8" w:rsidP="00A244B8">
            <w:pPr>
              <w:pStyle w:val="NormalWeb"/>
              <w:keepNext/>
              <w:spacing w:before="0" w:beforeAutospacing="0" w:line="360" w:lineRule="auto"/>
              <w:ind w:firstLine="0"/>
              <w:contextualSpacing/>
              <w:cnfStyle w:val="000000100000" w:firstRow="0" w:lastRow="0" w:firstColumn="0" w:lastColumn="0" w:oddVBand="0" w:evenVBand="0" w:oddHBand="1" w:evenHBand="0" w:firstRowFirstColumn="0" w:firstRowLastColumn="0" w:lastRowFirstColumn="0" w:lastRowLastColumn="0"/>
              <w:rPr>
                <w:rFonts w:cs="B Nazanin"/>
                <w:sz w:val="22"/>
                <w:szCs w:val="22"/>
                <w:rtl/>
              </w:rPr>
            </w:pPr>
            <w:r w:rsidRPr="00CE3834">
              <w:rPr>
                <w:rFonts w:cs="B Nazanin"/>
                <w:sz w:val="22"/>
                <w:szCs w:val="22"/>
              </w:rPr>
              <w:t>0</w:t>
            </w:r>
          </w:p>
        </w:tc>
        <w:tc>
          <w:tcPr>
            <w:tcW w:w="1157" w:type="dxa"/>
          </w:tcPr>
          <w:p w14:paraId="0CBC8E5C" w14:textId="51BA8ED2" w:rsidR="00A244B8" w:rsidRPr="00CE3834" w:rsidRDefault="00A244B8" w:rsidP="00A244B8">
            <w:pPr>
              <w:pStyle w:val="NormalWeb"/>
              <w:keepNext/>
              <w:spacing w:before="0" w:beforeAutospacing="0" w:line="360" w:lineRule="auto"/>
              <w:ind w:firstLine="0"/>
              <w:contextualSpacing/>
              <w:cnfStyle w:val="000000100000" w:firstRow="0" w:lastRow="0" w:firstColumn="0" w:lastColumn="0" w:oddVBand="0" w:evenVBand="0" w:oddHBand="1" w:evenHBand="0" w:firstRowFirstColumn="0" w:firstRowLastColumn="0" w:lastRowFirstColumn="0" w:lastRowLastColumn="0"/>
              <w:rPr>
                <w:rFonts w:cs="B Nazanin"/>
                <w:sz w:val="22"/>
                <w:szCs w:val="22"/>
                <w:rtl/>
              </w:rPr>
            </w:pPr>
            <w:r w:rsidRPr="00CE3834">
              <w:rPr>
                <w:rFonts w:cs="B Nazanin"/>
                <w:sz w:val="22"/>
                <w:szCs w:val="22"/>
              </w:rPr>
              <w:t>0</w:t>
            </w:r>
          </w:p>
        </w:tc>
        <w:tc>
          <w:tcPr>
            <w:tcW w:w="1254" w:type="dxa"/>
          </w:tcPr>
          <w:p w14:paraId="38AE26FB" w14:textId="7D05EB32" w:rsidR="00A244B8" w:rsidRPr="00CE3834" w:rsidRDefault="00A244B8" w:rsidP="00A244B8">
            <w:pPr>
              <w:pStyle w:val="NormalWeb"/>
              <w:keepNext/>
              <w:spacing w:before="0" w:beforeAutospacing="0" w:line="360" w:lineRule="auto"/>
              <w:ind w:firstLine="0"/>
              <w:contextualSpacing/>
              <w:cnfStyle w:val="000000100000" w:firstRow="0" w:lastRow="0" w:firstColumn="0" w:lastColumn="0" w:oddVBand="0" w:evenVBand="0" w:oddHBand="1" w:evenHBand="0" w:firstRowFirstColumn="0" w:firstRowLastColumn="0" w:lastRowFirstColumn="0" w:lastRowLastColumn="0"/>
              <w:rPr>
                <w:rFonts w:cs="B Nazanin"/>
                <w:sz w:val="22"/>
                <w:szCs w:val="22"/>
                <w:rtl/>
              </w:rPr>
            </w:pPr>
            <w:r w:rsidRPr="00CE3834">
              <w:rPr>
                <w:rFonts w:cs="B Nazanin"/>
                <w:sz w:val="22"/>
                <w:szCs w:val="22"/>
              </w:rPr>
              <w:t>1000000006</w:t>
            </w:r>
          </w:p>
        </w:tc>
      </w:tr>
      <w:tr w:rsidR="00A244B8" w:rsidRPr="00CE3834" w14:paraId="34F96FDE" w14:textId="77777777" w:rsidTr="00CE3834">
        <w:trPr>
          <w:jc w:val="center"/>
        </w:trPr>
        <w:tc>
          <w:tcPr>
            <w:cnfStyle w:val="001000000000" w:firstRow="0" w:lastRow="0" w:firstColumn="1" w:lastColumn="0" w:oddVBand="0" w:evenVBand="0" w:oddHBand="0" w:evenHBand="0" w:firstRowFirstColumn="0" w:firstRowLastColumn="0" w:lastRowFirstColumn="0" w:lastRowLastColumn="0"/>
            <w:tcW w:w="1156" w:type="dxa"/>
          </w:tcPr>
          <w:p w14:paraId="35C666DD" w14:textId="671CE65B" w:rsidR="00A244B8" w:rsidRPr="00CE3834" w:rsidRDefault="00A244B8" w:rsidP="00A244B8">
            <w:pPr>
              <w:pStyle w:val="NormalWeb"/>
              <w:keepNext/>
              <w:spacing w:before="0" w:beforeAutospacing="0" w:line="360" w:lineRule="auto"/>
              <w:ind w:firstLine="0"/>
              <w:contextualSpacing/>
              <w:rPr>
                <w:rFonts w:cs="B Nazanin"/>
                <w:sz w:val="22"/>
                <w:szCs w:val="22"/>
                <w:rtl/>
              </w:rPr>
            </w:pPr>
            <w:r w:rsidRPr="00CE3834">
              <w:rPr>
                <w:rFonts w:cs="B Nazanin"/>
                <w:sz w:val="22"/>
                <w:szCs w:val="22"/>
              </w:rPr>
              <w:t>1/6</w:t>
            </w:r>
          </w:p>
        </w:tc>
        <w:tc>
          <w:tcPr>
            <w:tcW w:w="1156" w:type="dxa"/>
          </w:tcPr>
          <w:p w14:paraId="1764EA1B" w14:textId="5ABE2160" w:rsidR="00A244B8" w:rsidRPr="00CE3834" w:rsidRDefault="00A244B8" w:rsidP="00A244B8">
            <w:pPr>
              <w:pStyle w:val="NormalWeb"/>
              <w:keepNext/>
              <w:spacing w:before="0" w:beforeAutospacing="0" w:line="360" w:lineRule="auto"/>
              <w:ind w:firstLine="0"/>
              <w:contextualSpacing/>
              <w:cnfStyle w:val="000000000000" w:firstRow="0" w:lastRow="0" w:firstColumn="0" w:lastColumn="0" w:oddVBand="0" w:evenVBand="0" w:oddHBand="0" w:evenHBand="0" w:firstRowFirstColumn="0" w:firstRowLastColumn="0" w:lastRowFirstColumn="0" w:lastRowLastColumn="0"/>
              <w:rPr>
                <w:rFonts w:cs="B Nazanin"/>
                <w:sz w:val="22"/>
                <w:szCs w:val="22"/>
                <w:rtl/>
              </w:rPr>
            </w:pPr>
            <w:r w:rsidRPr="00CE3834">
              <w:rPr>
                <w:rFonts w:cs="B Nazanin"/>
                <w:sz w:val="22"/>
                <w:szCs w:val="22"/>
              </w:rPr>
              <w:t>0/7</w:t>
            </w:r>
          </w:p>
        </w:tc>
        <w:tc>
          <w:tcPr>
            <w:tcW w:w="1156" w:type="dxa"/>
          </w:tcPr>
          <w:p w14:paraId="1575BBAB" w14:textId="4B13446E" w:rsidR="00A244B8" w:rsidRPr="00CE3834" w:rsidRDefault="00A244B8" w:rsidP="00A244B8">
            <w:pPr>
              <w:pStyle w:val="NormalWeb"/>
              <w:keepNext/>
              <w:spacing w:before="0" w:beforeAutospacing="0" w:line="360" w:lineRule="auto"/>
              <w:ind w:firstLine="0"/>
              <w:contextualSpacing/>
              <w:cnfStyle w:val="000000000000" w:firstRow="0" w:lastRow="0" w:firstColumn="0" w:lastColumn="0" w:oddVBand="0" w:evenVBand="0" w:oddHBand="0" w:evenHBand="0" w:firstRowFirstColumn="0" w:firstRowLastColumn="0" w:lastRowFirstColumn="0" w:lastRowLastColumn="0"/>
              <w:rPr>
                <w:rFonts w:cs="B Nazanin"/>
                <w:sz w:val="22"/>
                <w:szCs w:val="22"/>
                <w:rtl/>
              </w:rPr>
            </w:pPr>
            <w:r w:rsidRPr="00CE3834">
              <w:rPr>
                <w:rFonts w:cs="B Nazanin"/>
                <w:sz w:val="22"/>
                <w:szCs w:val="22"/>
              </w:rPr>
              <w:t>0/8</w:t>
            </w:r>
          </w:p>
        </w:tc>
        <w:tc>
          <w:tcPr>
            <w:tcW w:w="1157" w:type="dxa"/>
          </w:tcPr>
          <w:p w14:paraId="60AD48E4" w14:textId="3D3500A9" w:rsidR="00A244B8" w:rsidRPr="00CE3834" w:rsidRDefault="00A244B8" w:rsidP="00A244B8">
            <w:pPr>
              <w:pStyle w:val="NormalWeb"/>
              <w:keepNext/>
              <w:spacing w:before="0" w:beforeAutospacing="0" w:line="360" w:lineRule="auto"/>
              <w:ind w:firstLine="0"/>
              <w:contextualSpacing/>
              <w:cnfStyle w:val="000000000000" w:firstRow="0" w:lastRow="0" w:firstColumn="0" w:lastColumn="0" w:oddVBand="0" w:evenVBand="0" w:oddHBand="0" w:evenHBand="0" w:firstRowFirstColumn="0" w:firstRowLastColumn="0" w:lastRowFirstColumn="0" w:lastRowLastColumn="0"/>
              <w:rPr>
                <w:rFonts w:cs="B Nazanin"/>
                <w:sz w:val="22"/>
                <w:szCs w:val="22"/>
                <w:rtl/>
              </w:rPr>
            </w:pPr>
            <w:r w:rsidRPr="00CE3834">
              <w:rPr>
                <w:rFonts w:cs="B Nazanin"/>
                <w:sz w:val="22"/>
                <w:szCs w:val="22"/>
              </w:rPr>
              <w:t>0/6</w:t>
            </w:r>
          </w:p>
        </w:tc>
        <w:tc>
          <w:tcPr>
            <w:tcW w:w="1157" w:type="dxa"/>
          </w:tcPr>
          <w:p w14:paraId="72D22E63" w14:textId="35671EEC" w:rsidR="00A244B8" w:rsidRPr="00CE3834" w:rsidRDefault="00A244B8" w:rsidP="00A244B8">
            <w:pPr>
              <w:pStyle w:val="NormalWeb"/>
              <w:keepNext/>
              <w:spacing w:before="0" w:beforeAutospacing="0" w:line="360" w:lineRule="auto"/>
              <w:ind w:firstLine="0"/>
              <w:contextualSpacing/>
              <w:cnfStyle w:val="000000000000" w:firstRow="0" w:lastRow="0" w:firstColumn="0" w:lastColumn="0" w:oddVBand="0" w:evenVBand="0" w:oddHBand="0" w:evenHBand="0" w:firstRowFirstColumn="0" w:firstRowLastColumn="0" w:lastRowFirstColumn="0" w:lastRowLastColumn="0"/>
              <w:rPr>
                <w:rFonts w:cs="B Nazanin"/>
                <w:sz w:val="22"/>
                <w:szCs w:val="22"/>
                <w:rtl/>
              </w:rPr>
            </w:pPr>
            <w:r w:rsidRPr="00CE3834">
              <w:rPr>
                <w:rFonts w:cs="B Nazanin"/>
                <w:sz w:val="22"/>
                <w:szCs w:val="22"/>
              </w:rPr>
              <w:t>0/6</w:t>
            </w:r>
          </w:p>
        </w:tc>
        <w:tc>
          <w:tcPr>
            <w:tcW w:w="1157" w:type="dxa"/>
          </w:tcPr>
          <w:p w14:paraId="044A8AD3" w14:textId="501A212B" w:rsidR="00A244B8" w:rsidRPr="00CE3834" w:rsidRDefault="00A244B8" w:rsidP="00A244B8">
            <w:pPr>
              <w:pStyle w:val="NormalWeb"/>
              <w:keepNext/>
              <w:spacing w:before="0" w:beforeAutospacing="0" w:line="360" w:lineRule="auto"/>
              <w:ind w:firstLine="0"/>
              <w:contextualSpacing/>
              <w:cnfStyle w:val="000000000000" w:firstRow="0" w:lastRow="0" w:firstColumn="0" w:lastColumn="0" w:oddVBand="0" w:evenVBand="0" w:oddHBand="0" w:evenHBand="0" w:firstRowFirstColumn="0" w:firstRowLastColumn="0" w:lastRowFirstColumn="0" w:lastRowLastColumn="0"/>
              <w:rPr>
                <w:rFonts w:cs="B Nazanin"/>
                <w:sz w:val="22"/>
                <w:szCs w:val="22"/>
                <w:rtl/>
              </w:rPr>
            </w:pPr>
            <w:r w:rsidRPr="00CE3834">
              <w:rPr>
                <w:rFonts w:cs="B Nazanin"/>
                <w:sz w:val="22"/>
                <w:szCs w:val="22"/>
              </w:rPr>
              <w:t>0/9</w:t>
            </w:r>
          </w:p>
        </w:tc>
        <w:tc>
          <w:tcPr>
            <w:tcW w:w="1254" w:type="dxa"/>
          </w:tcPr>
          <w:p w14:paraId="3ABC61B2" w14:textId="15775BDF" w:rsidR="00A244B8" w:rsidRPr="00CE3834" w:rsidRDefault="00A244B8" w:rsidP="00A244B8">
            <w:pPr>
              <w:pStyle w:val="NormalWeb"/>
              <w:keepNext/>
              <w:spacing w:before="0" w:beforeAutospacing="0" w:line="360" w:lineRule="auto"/>
              <w:ind w:firstLine="0"/>
              <w:contextualSpacing/>
              <w:cnfStyle w:val="000000000000" w:firstRow="0" w:lastRow="0" w:firstColumn="0" w:lastColumn="0" w:oddVBand="0" w:evenVBand="0" w:oddHBand="0" w:evenHBand="0" w:firstRowFirstColumn="0" w:firstRowLastColumn="0" w:lastRowFirstColumn="0" w:lastRowLastColumn="0"/>
              <w:rPr>
                <w:rFonts w:cs="B Nazanin"/>
                <w:sz w:val="22"/>
                <w:szCs w:val="22"/>
                <w:rtl/>
              </w:rPr>
            </w:pPr>
            <w:r w:rsidRPr="00CE3834">
              <w:rPr>
                <w:rFonts w:cs="B Nazanin"/>
                <w:sz w:val="22"/>
                <w:szCs w:val="22"/>
              </w:rPr>
              <w:t>1000000007</w:t>
            </w:r>
          </w:p>
        </w:tc>
      </w:tr>
    </w:tbl>
    <w:p w14:paraId="147F224E" w14:textId="08780FEF" w:rsidR="00C82D9B" w:rsidDel="008130CA" w:rsidRDefault="00A244B8" w:rsidP="008130CA">
      <w:pPr>
        <w:pStyle w:val="NormalWeb"/>
        <w:spacing w:before="0" w:beforeAutospacing="0" w:line="360" w:lineRule="auto"/>
        <w:ind w:firstLine="0"/>
        <w:contextualSpacing/>
        <w:rPr>
          <w:del w:id="407" w:author="R" w:date="2026-05-30T10:10:00Z"/>
          <w:rFonts w:asciiTheme="minorHAnsi" w:eastAsiaTheme="minorHAnsi" w:hAnsiTheme="minorHAnsi" w:cs="B Nazanin"/>
          <w:sz w:val="22"/>
          <w:szCs w:val="22"/>
          <w:rtl/>
        </w:rPr>
      </w:pPr>
      <w:del w:id="408" w:author="R" w:date="2026-05-30T10:10:00Z">
        <w:r w:rsidRPr="00A244B8" w:rsidDel="008130CA">
          <w:rPr>
            <w:rFonts w:cs="B Nazanin"/>
            <w:sz w:val="22"/>
            <w:szCs w:val="22"/>
            <w:rtl/>
          </w:rPr>
          <w:delText xml:space="preserve">شکل </w:delText>
        </w:r>
        <w:r w:rsidRPr="00A244B8" w:rsidDel="008130CA">
          <w:rPr>
            <w:rFonts w:cs="B Nazanin"/>
            <w:i/>
            <w:iCs/>
            <w:rtl/>
          </w:rPr>
          <w:fldChar w:fldCharType="begin"/>
        </w:r>
        <w:r w:rsidRPr="00A244B8" w:rsidDel="008130CA">
          <w:rPr>
            <w:rFonts w:cs="B Nazanin"/>
            <w:sz w:val="22"/>
            <w:szCs w:val="22"/>
            <w:rtl/>
          </w:rPr>
          <w:delInstrText xml:space="preserve"> </w:delInstrText>
        </w:r>
        <w:r w:rsidRPr="00A244B8" w:rsidDel="008130CA">
          <w:rPr>
            <w:rFonts w:cs="B Nazanin"/>
            <w:sz w:val="22"/>
            <w:szCs w:val="22"/>
          </w:rPr>
          <w:delInstrText>SEQ</w:delInstrText>
        </w:r>
        <w:r w:rsidRPr="00A244B8" w:rsidDel="008130CA">
          <w:rPr>
            <w:rFonts w:cs="B Nazanin"/>
            <w:sz w:val="22"/>
            <w:szCs w:val="22"/>
            <w:rtl/>
          </w:rPr>
          <w:delInstrText xml:space="preserve"> شکل \* </w:delInstrText>
        </w:r>
        <w:r w:rsidRPr="00A244B8" w:rsidDel="008130CA">
          <w:rPr>
            <w:rFonts w:cs="B Nazanin"/>
            <w:sz w:val="22"/>
            <w:szCs w:val="22"/>
          </w:rPr>
          <w:delInstrText>ARABIC</w:delInstrText>
        </w:r>
        <w:r w:rsidRPr="00A244B8" w:rsidDel="008130CA">
          <w:rPr>
            <w:rFonts w:cs="B Nazanin"/>
            <w:sz w:val="22"/>
            <w:szCs w:val="22"/>
            <w:rtl/>
          </w:rPr>
          <w:delInstrText xml:space="preserve"> </w:delInstrText>
        </w:r>
        <w:r w:rsidRPr="00A244B8" w:rsidDel="008130CA">
          <w:rPr>
            <w:rFonts w:cs="B Nazanin"/>
            <w:i/>
            <w:iCs/>
            <w:rtl/>
          </w:rPr>
          <w:fldChar w:fldCharType="separate"/>
        </w:r>
        <w:r w:rsidRPr="00A244B8" w:rsidDel="008130CA">
          <w:rPr>
            <w:rFonts w:cs="B Nazanin"/>
            <w:noProof/>
            <w:sz w:val="22"/>
            <w:szCs w:val="22"/>
            <w:rtl/>
          </w:rPr>
          <w:delText>1</w:delText>
        </w:r>
        <w:r w:rsidRPr="00A244B8" w:rsidDel="008130CA">
          <w:rPr>
            <w:rFonts w:cs="B Nazanin"/>
            <w:i/>
            <w:iCs/>
            <w:rtl/>
          </w:rPr>
          <w:fldChar w:fldCharType="end"/>
        </w:r>
        <w:r w:rsidRPr="00A244B8" w:rsidDel="008130CA">
          <w:rPr>
            <w:rFonts w:cs="B Nazanin" w:hint="cs"/>
            <w:sz w:val="22"/>
            <w:szCs w:val="22"/>
            <w:rtl/>
            <w:lang w:bidi="fa-IR"/>
          </w:rPr>
          <w:delText xml:space="preserve"> : </w:delText>
        </w:r>
        <w:r w:rsidRPr="00A244B8" w:rsidDel="008130CA">
          <w:rPr>
            <w:rFonts w:cs="B Nazanin"/>
            <w:sz w:val="22"/>
            <w:szCs w:val="22"/>
            <w:rtl/>
            <w:lang w:bidi="fa-IR"/>
          </w:rPr>
          <w:delText>بخش</w:delText>
        </w:r>
        <w:r w:rsidRPr="00A244B8" w:rsidDel="008130CA">
          <w:rPr>
            <w:rFonts w:cs="B Nazanin" w:hint="cs"/>
            <w:sz w:val="22"/>
            <w:szCs w:val="22"/>
            <w:rtl/>
            <w:lang w:bidi="fa-IR"/>
          </w:rPr>
          <w:delText>ی</w:delText>
        </w:r>
        <w:r w:rsidRPr="00A244B8" w:rsidDel="008130CA">
          <w:rPr>
            <w:rFonts w:cs="B Nazanin"/>
            <w:sz w:val="22"/>
            <w:szCs w:val="22"/>
            <w:rtl/>
            <w:lang w:bidi="fa-IR"/>
          </w:rPr>
          <w:delText xml:space="preserve"> از جدول مجموعه داده</w:delText>
        </w:r>
      </w:del>
    </w:p>
    <w:p w14:paraId="01080504" w14:textId="77777777" w:rsidR="008130CA" w:rsidRPr="00A244B8" w:rsidRDefault="008130CA">
      <w:pPr>
        <w:pStyle w:val="Caption"/>
        <w:ind w:firstLine="0"/>
        <w:jc w:val="center"/>
        <w:rPr>
          <w:ins w:id="409" w:author="R" w:date="2026-05-30T10:10:00Z"/>
          <w:rFonts w:cs="B Nazanin"/>
          <w:i w:val="0"/>
          <w:iCs w:val="0"/>
          <w:color w:val="auto"/>
          <w:sz w:val="22"/>
          <w:szCs w:val="22"/>
        </w:rPr>
        <w:pPrChange w:id="410" w:author="R" w:date="2026-05-30T10:10:00Z">
          <w:pPr>
            <w:pStyle w:val="Caption"/>
            <w:jc w:val="center"/>
          </w:pPr>
        </w:pPrChange>
      </w:pPr>
    </w:p>
    <w:p w14:paraId="2412B8ED" w14:textId="77777777" w:rsidR="00C82D9B" w:rsidRDefault="00C82D9B">
      <w:pPr>
        <w:pStyle w:val="NormalWeb"/>
        <w:spacing w:before="0" w:beforeAutospacing="0" w:line="360" w:lineRule="auto"/>
        <w:ind w:firstLine="0"/>
        <w:contextualSpacing/>
        <w:rPr>
          <w:rFonts w:ascii="IRNazanin" w:hAnsi="IRNazanin" w:cs="B Nazanin"/>
          <w:rtl/>
          <w:lang w:bidi="fa-IR"/>
        </w:rPr>
        <w:pPrChange w:id="411" w:author="R" w:date="2026-05-30T10:10:00Z">
          <w:pPr>
            <w:pStyle w:val="NormalWeb"/>
            <w:spacing w:before="0" w:beforeAutospacing="0" w:line="360" w:lineRule="auto"/>
            <w:contextualSpacing/>
          </w:pPr>
        </w:pPrChange>
      </w:pPr>
    </w:p>
    <w:p w14:paraId="723B6445" w14:textId="704B083D" w:rsidR="00F05068" w:rsidRPr="00462AF9" w:rsidDel="0035553B" w:rsidRDefault="00DF4E76" w:rsidP="007506E2">
      <w:pPr>
        <w:pStyle w:val="NormalWeb"/>
        <w:spacing w:before="0" w:beforeAutospacing="0" w:line="360" w:lineRule="auto"/>
        <w:contextualSpacing/>
        <w:rPr>
          <w:del w:id="412" w:author="R" w:date="2026-05-30T10:24:00Z"/>
          <w:rFonts w:ascii="IRNazanin" w:hAnsi="IRNazanin" w:cs="B Nazanin"/>
          <w:rtl/>
          <w:lang w:bidi="fa-IR"/>
        </w:rPr>
      </w:pPr>
      <w:del w:id="413" w:author="R" w:date="2026-05-30T10:24:00Z">
        <w:r w:rsidRPr="00462AF9" w:rsidDel="0035553B">
          <w:rPr>
            <w:rFonts w:ascii="IRNazanin" w:hAnsi="IRNazanin" w:cs="B Nazanin"/>
            <w:rtl/>
            <w:lang w:bidi="fa-IR"/>
          </w:rPr>
          <w:delText xml:space="preserve">این </w:delText>
        </w:r>
      </w:del>
      <w:del w:id="414" w:author="R" w:date="2026-05-30T10:21:00Z">
        <w:r w:rsidRPr="00462AF9" w:rsidDel="00132611">
          <w:rPr>
            <w:rFonts w:ascii="IRNazanin" w:hAnsi="IRNazanin" w:cs="B Nazanin"/>
            <w:rtl/>
            <w:lang w:bidi="fa-IR"/>
          </w:rPr>
          <w:delText xml:space="preserve">جدول </w:delText>
        </w:r>
      </w:del>
      <w:del w:id="415" w:author="R" w:date="2026-05-30T10:24:00Z">
        <w:r w:rsidRPr="00462AF9" w:rsidDel="0035553B">
          <w:rPr>
            <w:rFonts w:ascii="IRNazanin" w:hAnsi="IRNazanin" w:cs="B Nazanin"/>
            <w:rtl/>
            <w:lang w:bidi="fa-IR"/>
          </w:rPr>
          <w:delText>شکل (</w:delText>
        </w:r>
        <w:r w:rsidR="006C77CC" w:rsidRPr="00462AF9" w:rsidDel="0035553B">
          <w:rPr>
            <w:rFonts w:ascii="IRNazanin" w:hAnsi="IRNazanin" w:cs="B Nazanin"/>
            <w:lang w:bidi="fa-IR"/>
          </w:rPr>
          <w:delText>1209, 350</w:delText>
        </w:r>
        <w:r w:rsidRPr="00462AF9" w:rsidDel="0035553B">
          <w:rPr>
            <w:rFonts w:ascii="IRNazanin" w:hAnsi="IRNazanin" w:cs="B Nazanin"/>
            <w:rtl/>
            <w:lang w:bidi="fa-IR"/>
          </w:rPr>
          <w:delText>)</w:delText>
        </w:r>
        <w:r w:rsidR="006C77CC" w:rsidRPr="00462AF9" w:rsidDel="0035553B">
          <w:rPr>
            <w:rFonts w:ascii="IRNazanin" w:hAnsi="IRNazanin" w:cs="B Nazanin"/>
            <w:lang w:bidi="fa-IR"/>
          </w:rPr>
          <w:delText xml:space="preserve"> </w:delText>
        </w:r>
        <w:r w:rsidR="006C77CC" w:rsidRPr="00462AF9" w:rsidDel="0035553B">
          <w:rPr>
            <w:rFonts w:ascii="IRNazanin" w:hAnsi="IRNazanin" w:cs="B Nazanin"/>
            <w:rtl/>
            <w:lang w:bidi="fa-IR"/>
          </w:rPr>
          <w:delText xml:space="preserve">داشت؛ 1209 شناسه که نشان دهنده کنتورهایی در اندازه، مکان و کاربردهای مختلف بودند، در 349 روز (1 ستون برای شناسه‌ها) مختلف سال 1404 از اول فروردین ماه تا 13 اسفند ماه </w:delText>
        </w:r>
      </w:del>
      <w:del w:id="416" w:author="R" w:date="2026-05-30T10:11:00Z">
        <w:r w:rsidR="006C77CC" w:rsidRPr="00462AF9" w:rsidDel="008130CA">
          <w:rPr>
            <w:rFonts w:ascii="IRNazanin" w:hAnsi="IRNazanin" w:cs="B Nazanin"/>
            <w:rtl/>
            <w:lang w:bidi="fa-IR"/>
          </w:rPr>
          <w:delText xml:space="preserve">یعنی 4 روز بعد از شروع جنگ رمضان </w:delText>
        </w:r>
      </w:del>
      <w:del w:id="417" w:author="R" w:date="2026-05-30T10:24:00Z">
        <w:r w:rsidR="006C77CC" w:rsidRPr="00462AF9" w:rsidDel="0035553B">
          <w:rPr>
            <w:rFonts w:ascii="IRNazanin" w:hAnsi="IRNazanin" w:cs="B Nazanin"/>
            <w:rtl/>
            <w:lang w:bidi="fa-IR"/>
          </w:rPr>
          <w:delText xml:space="preserve">است. </w:delText>
        </w:r>
      </w:del>
    </w:p>
    <w:p w14:paraId="370B04E8" w14:textId="64A86D02" w:rsidR="006C77CC" w:rsidRPr="00462AF9" w:rsidDel="00CF4599" w:rsidRDefault="006C77CC" w:rsidP="007506E2">
      <w:pPr>
        <w:pStyle w:val="NormalWeb"/>
        <w:spacing w:before="0" w:beforeAutospacing="0" w:line="360" w:lineRule="auto"/>
        <w:contextualSpacing/>
        <w:rPr>
          <w:del w:id="418" w:author="R" w:date="2026-05-30T11:23:00Z"/>
          <w:rFonts w:ascii="IRNazanin" w:hAnsi="IRNazanin" w:cs="B Nazanin"/>
          <w:rtl/>
          <w:lang w:bidi="fa-IR"/>
        </w:rPr>
      </w:pPr>
      <w:r w:rsidRPr="00462AF9">
        <w:rPr>
          <w:rFonts w:ascii="IRNazanin" w:hAnsi="IRNazanin" w:cs="B Nazanin"/>
          <w:rtl/>
          <w:lang w:bidi="fa-IR"/>
        </w:rPr>
        <w:t xml:space="preserve">برای کار با این داده، از زبان برنامه نویسی </w:t>
      </w:r>
      <w:r w:rsidR="00E77F89">
        <w:rPr>
          <w:rFonts w:ascii="IRNazanin" w:hAnsi="IRNazanin" w:cs="B Nazanin" w:hint="cs"/>
          <w:rtl/>
          <w:lang w:bidi="fa-IR"/>
        </w:rPr>
        <w:t>پایتون</w:t>
      </w:r>
      <w:r w:rsidRPr="00462AF9">
        <w:rPr>
          <w:rFonts w:ascii="IRNazanin" w:hAnsi="IRNazanin" w:cs="B Nazanin"/>
          <w:rtl/>
          <w:lang w:bidi="fa-IR"/>
        </w:rPr>
        <w:t xml:space="preserve"> به دلیل محبوبیت و کتابخانه‌های متنوع در علم داده، از کتابخانه‌های </w:t>
      </w:r>
      <w:r w:rsidR="00E77F89">
        <w:rPr>
          <w:rFonts w:ascii="IRNazanin" w:hAnsi="IRNazanin" w:cs="B Nazanin" w:hint="cs"/>
          <w:rtl/>
          <w:lang w:bidi="fa-IR"/>
        </w:rPr>
        <w:t>پ</w:t>
      </w:r>
      <w:ins w:id="419" w:author="R" w:date="2026-05-30T10:11:00Z">
        <w:r w:rsidR="008130CA">
          <w:rPr>
            <w:rFonts w:ascii="IRNazanin" w:hAnsi="IRNazanin" w:cs="B Nazanin" w:hint="cs"/>
            <w:rtl/>
            <w:lang w:bidi="fa-IR"/>
          </w:rPr>
          <w:t>ا</w:t>
        </w:r>
      </w:ins>
      <w:r w:rsidR="00E77F89">
        <w:rPr>
          <w:rFonts w:ascii="IRNazanin" w:hAnsi="IRNazanin" w:cs="B Nazanin" w:hint="cs"/>
          <w:rtl/>
          <w:lang w:bidi="fa-IR"/>
        </w:rPr>
        <w:t xml:space="preserve">نداس </w:t>
      </w:r>
      <w:r w:rsidRPr="00462AF9">
        <w:rPr>
          <w:rFonts w:ascii="IRNazanin" w:hAnsi="IRNazanin" w:cs="B Nazanin"/>
          <w:rtl/>
          <w:lang w:bidi="fa-IR"/>
        </w:rPr>
        <w:t xml:space="preserve">برای اجرای اعمال روی دیتاست، از </w:t>
      </w:r>
      <w:r w:rsidR="00E77F89">
        <w:rPr>
          <w:rFonts w:ascii="IRNazanin" w:hAnsi="IRNazanin" w:cs="B Nazanin" w:hint="cs"/>
          <w:rtl/>
          <w:lang w:bidi="fa-IR"/>
        </w:rPr>
        <w:t xml:space="preserve">نامپای </w:t>
      </w:r>
      <w:r w:rsidRPr="00462AF9">
        <w:rPr>
          <w:rFonts w:ascii="IRNazanin" w:hAnsi="IRNazanin" w:cs="B Nazanin"/>
          <w:rtl/>
          <w:lang w:bidi="fa-IR"/>
        </w:rPr>
        <w:t xml:space="preserve">برای تسریع محاسبات و کار با آرایه‌ها، از </w:t>
      </w:r>
      <w:r w:rsidR="00E77F89">
        <w:rPr>
          <w:rFonts w:ascii="IRNazanin" w:hAnsi="IRNazanin" w:cs="B Nazanin" w:hint="cs"/>
          <w:rtl/>
          <w:lang w:bidi="fa-IR"/>
        </w:rPr>
        <w:t xml:space="preserve">مت‌پلات‌لیب و سی‌بورن </w:t>
      </w:r>
      <w:r w:rsidRPr="00462AF9">
        <w:rPr>
          <w:rFonts w:ascii="IRNazanin" w:hAnsi="IRNazanin" w:cs="B Nazanin"/>
          <w:rtl/>
          <w:lang w:bidi="fa-IR"/>
        </w:rPr>
        <w:t>برای ترسیم نمودار، از</w:t>
      </w:r>
      <w:r w:rsidR="00E77F89">
        <w:rPr>
          <w:rFonts w:ascii="IRNazanin" w:hAnsi="IRNazanin" w:cs="B Nazanin" w:hint="cs"/>
          <w:rtl/>
          <w:lang w:bidi="fa-IR"/>
        </w:rPr>
        <w:t xml:space="preserve"> کتابخانه‌های</w:t>
      </w:r>
      <w:r w:rsidRPr="00462AF9">
        <w:rPr>
          <w:rFonts w:ascii="IRNazanin" w:hAnsi="IRNazanin" w:cs="B Nazanin"/>
          <w:rtl/>
          <w:lang w:bidi="fa-IR"/>
        </w:rPr>
        <w:t xml:space="preserve"> </w:t>
      </w:r>
      <w:r w:rsidR="00E77F89">
        <w:rPr>
          <w:rFonts w:ascii="IRNazanin" w:hAnsi="IRNazanin" w:cs="B Nazanin" w:hint="cs"/>
          <w:rtl/>
          <w:lang w:bidi="fa-IR"/>
        </w:rPr>
        <w:t xml:space="preserve">بیدی و </w:t>
      </w:r>
      <w:proofErr w:type="spellStart"/>
      <w:r w:rsidRPr="00462AF9">
        <w:rPr>
          <w:rFonts w:ascii="IRNazanin" w:hAnsi="IRNazanin" w:cs="B Nazanin"/>
          <w:lang w:bidi="fa-IR"/>
        </w:rPr>
        <w:t>arabic_reshaper</w:t>
      </w:r>
      <w:proofErr w:type="spellEnd"/>
      <w:r w:rsidRPr="00462AF9">
        <w:rPr>
          <w:rFonts w:ascii="IRNazanin" w:hAnsi="IRNazanin" w:cs="B Nazanin"/>
          <w:rtl/>
          <w:lang w:bidi="fa-IR"/>
        </w:rPr>
        <w:t xml:space="preserve"> برای مرتب سازی کلمات فارسی در نمودارها و از </w:t>
      </w:r>
      <w:r w:rsidR="00E77F89">
        <w:rPr>
          <w:rFonts w:ascii="IRNazanin" w:hAnsi="IRNazanin" w:cs="B Nazanin" w:hint="cs"/>
          <w:rtl/>
          <w:lang w:bidi="fa-IR"/>
        </w:rPr>
        <w:t xml:space="preserve">سای‌کیت-لرن </w:t>
      </w:r>
      <w:r w:rsidRPr="00462AF9">
        <w:rPr>
          <w:rFonts w:ascii="IRNazanin" w:hAnsi="IRNazanin" w:cs="B Nazanin"/>
          <w:rtl/>
          <w:lang w:bidi="fa-IR"/>
        </w:rPr>
        <w:t xml:space="preserve">برای استفاده از الگوریتم‌های یادگیری ماشین استفاده شد. ضمنا برای اینکه در فرآیند کد نویسی، بتوانیم بخش‌هایی از کد </w:t>
      </w:r>
      <w:r w:rsidR="00B33790" w:rsidRPr="00462AF9">
        <w:rPr>
          <w:rFonts w:ascii="IRNazanin" w:hAnsi="IRNazanin" w:cs="B Nazanin"/>
          <w:rtl/>
          <w:lang w:bidi="fa-IR"/>
        </w:rPr>
        <w:t xml:space="preserve">که مستقل از </w:t>
      </w:r>
      <w:ins w:id="420" w:author="R" w:date="2026-05-30T10:12:00Z">
        <w:r w:rsidR="008130CA">
          <w:rPr>
            <w:rFonts w:ascii="IRNazanin" w:hAnsi="IRNazanin" w:cs="B Nazanin" w:hint="cs"/>
            <w:rtl/>
            <w:lang w:bidi="fa-IR"/>
          </w:rPr>
          <w:t xml:space="preserve">اجرای </w:t>
        </w:r>
      </w:ins>
      <w:r w:rsidR="00B33790" w:rsidRPr="00462AF9">
        <w:rPr>
          <w:rFonts w:ascii="IRNazanin" w:hAnsi="IRNazanin" w:cs="B Nazanin"/>
          <w:rtl/>
          <w:lang w:bidi="fa-IR"/>
        </w:rPr>
        <w:t xml:space="preserve">سایر کد ها هستند </w:t>
      </w:r>
      <w:r w:rsidRPr="00462AF9">
        <w:rPr>
          <w:rFonts w:ascii="IRNazanin" w:hAnsi="IRNazanin" w:cs="B Nazanin"/>
          <w:rtl/>
          <w:lang w:bidi="fa-IR"/>
        </w:rPr>
        <w:t>را مستقل از سایرین اجرا کنیم</w:t>
      </w:r>
      <w:ins w:id="421" w:author="R" w:date="2026-05-30T10:12:00Z">
        <w:r w:rsidR="008130CA">
          <w:rPr>
            <w:rFonts w:ascii="IRNazanin" w:hAnsi="IRNazanin" w:cs="B Nazanin" w:hint="cs"/>
            <w:rtl/>
            <w:lang w:bidi="fa-IR"/>
          </w:rPr>
          <w:t>،</w:t>
        </w:r>
      </w:ins>
      <w:del w:id="422" w:author="R" w:date="2026-05-30T10:12:00Z">
        <w:r w:rsidR="00B33790" w:rsidRPr="00462AF9" w:rsidDel="008130CA">
          <w:rPr>
            <w:rFonts w:ascii="IRNazanin" w:hAnsi="IRNazanin" w:cs="B Nazanin"/>
            <w:rtl/>
            <w:lang w:bidi="fa-IR"/>
          </w:rPr>
          <w:delText xml:space="preserve"> و در یک فرآیند مرحله به مرحله کد را بهینه کنیم،</w:delText>
        </w:r>
      </w:del>
      <w:r w:rsidR="00B33790" w:rsidRPr="00462AF9">
        <w:rPr>
          <w:rFonts w:ascii="IRNazanin" w:hAnsi="IRNazanin" w:cs="B Nazanin"/>
          <w:rtl/>
          <w:lang w:bidi="fa-IR"/>
        </w:rPr>
        <w:t xml:space="preserve"> از </w:t>
      </w:r>
      <w:r w:rsidR="00E77F89">
        <w:rPr>
          <w:rFonts w:ascii="IRNazanin" w:hAnsi="IRNazanin" w:cs="B Nazanin" w:hint="cs"/>
          <w:rtl/>
          <w:lang w:bidi="fa-IR"/>
        </w:rPr>
        <w:t xml:space="preserve">بستر ژوپیتر نوت‌بوک </w:t>
      </w:r>
      <w:r w:rsidR="00B33790" w:rsidRPr="00462AF9">
        <w:rPr>
          <w:rFonts w:ascii="IRNazanin" w:hAnsi="IRNazanin" w:cs="B Nazanin"/>
          <w:rtl/>
          <w:lang w:bidi="fa-IR"/>
        </w:rPr>
        <w:t xml:space="preserve">برای نوشتن کدها استفاده کردیم. </w:t>
      </w:r>
      <w:ins w:id="423" w:author="R" w:date="2026-05-30T11:23:00Z">
        <w:r w:rsidR="00CF4599">
          <w:rPr>
            <w:rFonts w:ascii="IRNazanin" w:hAnsi="IRNazanin" w:cs="B Nazanin" w:hint="cs"/>
            <w:rtl/>
            <w:lang w:bidi="fa-IR"/>
          </w:rPr>
          <w:t xml:space="preserve">همچنین </w:t>
        </w:r>
      </w:ins>
    </w:p>
    <w:p w14:paraId="5D7E0FB8" w14:textId="6FF690BE" w:rsidR="00B33790" w:rsidRPr="00462AF9" w:rsidRDefault="00A34BDA" w:rsidP="00732382">
      <w:pPr>
        <w:pStyle w:val="NormalWeb"/>
        <w:spacing w:before="0" w:beforeAutospacing="0" w:line="360" w:lineRule="auto"/>
        <w:contextualSpacing/>
        <w:rPr>
          <w:rFonts w:ascii="IRNazanin" w:hAnsi="IRNazanin" w:cs="B Nazanin"/>
          <w:lang w:bidi="fa-IR"/>
        </w:rPr>
      </w:pPr>
      <w:r w:rsidRPr="00462AF9">
        <w:rPr>
          <w:rFonts w:ascii="IRNazanin" w:hAnsi="IRNazanin" w:cs="B Nazanin"/>
          <w:rtl/>
          <w:lang w:bidi="fa-IR"/>
        </w:rPr>
        <w:t>ب</w:t>
      </w:r>
      <w:r w:rsidR="003936CD" w:rsidRPr="00462AF9">
        <w:rPr>
          <w:rFonts w:ascii="IRNazanin" w:hAnsi="IRNazanin" w:cs="B Nazanin"/>
          <w:rtl/>
          <w:lang w:bidi="fa-IR"/>
        </w:rPr>
        <w:t xml:space="preserve">رای کشف </w:t>
      </w:r>
      <w:del w:id="424" w:author="R" w:date="2026-05-30T10:26:00Z">
        <w:r w:rsidR="003936CD" w:rsidRPr="00462AF9" w:rsidDel="00C76BCB">
          <w:rPr>
            <w:rFonts w:ascii="IRNazanin" w:hAnsi="IRNazanin" w:cs="B Nazanin"/>
            <w:rtl/>
            <w:lang w:bidi="fa-IR"/>
          </w:rPr>
          <w:delText xml:space="preserve">الگوها در روند </w:delText>
        </w:r>
      </w:del>
      <w:r w:rsidR="003936CD" w:rsidRPr="00462AF9">
        <w:rPr>
          <w:rFonts w:ascii="IRNazanin" w:hAnsi="IRNazanin" w:cs="B Nazanin"/>
          <w:rtl/>
          <w:lang w:bidi="fa-IR"/>
        </w:rPr>
        <w:t xml:space="preserve">داده‌های </w:t>
      </w:r>
      <w:ins w:id="425" w:author="R" w:date="2026-05-30T10:12:00Z">
        <w:r w:rsidR="008130CA">
          <w:rPr>
            <w:rFonts w:ascii="IRNazanin" w:hAnsi="IRNazanin" w:cs="B Nazanin" w:hint="cs"/>
            <w:rtl/>
            <w:lang w:bidi="fa-IR"/>
          </w:rPr>
          <w:t xml:space="preserve">کثیف و ناهنجار </w:t>
        </w:r>
      </w:ins>
      <w:ins w:id="426" w:author="R" w:date="2026-05-30T10:26:00Z">
        <w:r w:rsidR="00C76BCB">
          <w:rPr>
            <w:rFonts w:ascii="IRNazanin" w:hAnsi="IRNazanin" w:cs="B Nazanin" w:hint="cs"/>
            <w:rtl/>
            <w:lang w:bidi="fa-IR"/>
          </w:rPr>
          <w:t>و درک الگوها</w:t>
        </w:r>
      </w:ins>
      <w:ins w:id="427" w:author="R" w:date="2026-05-30T10:27:00Z">
        <w:r w:rsidR="00C76BCB">
          <w:rPr>
            <w:rFonts w:ascii="IRNazanin" w:hAnsi="IRNazanin" w:cs="B Nazanin" w:hint="cs"/>
            <w:rtl/>
            <w:lang w:bidi="fa-IR"/>
          </w:rPr>
          <w:t xml:space="preserve"> در روند سال 1404 </w:t>
        </w:r>
      </w:ins>
      <w:del w:id="428" w:author="R" w:date="2026-05-30T10:13:00Z">
        <w:r w:rsidR="003936CD" w:rsidRPr="00462AF9" w:rsidDel="008130CA">
          <w:rPr>
            <w:rFonts w:ascii="IRNazanin" w:hAnsi="IRNazanin" w:cs="B Nazanin"/>
            <w:rtl/>
            <w:lang w:bidi="fa-IR"/>
          </w:rPr>
          <w:delText xml:space="preserve">گمشده، </w:delText>
        </w:r>
        <w:r w:rsidR="008C735F" w:rsidRPr="00462AF9" w:rsidDel="008130CA">
          <w:rPr>
            <w:rFonts w:ascii="IRNazanin" w:hAnsi="IRNazanin" w:cs="B Nazanin"/>
            <w:rtl/>
            <w:lang w:bidi="fa-IR"/>
          </w:rPr>
          <w:delText xml:space="preserve">منفی و صفر </w:delText>
        </w:r>
      </w:del>
      <w:r w:rsidR="008C735F" w:rsidRPr="00462AF9">
        <w:rPr>
          <w:rFonts w:ascii="IRNazanin" w:hAnsi="IRNazanin" w:cs="B Nazanin"/>
          <w:rtl/>
          <w:lang w:bidi="fa-IR"/>
        </w:rPr>
        <w:t xml:space="preserve">از </w:t>
      </w:r>
      <w:r w:rsidR="00E77F89">
        <w:rPr>
          <w:rFonts w:ascii="IRNazanin" w:hAnsi="IRNazanin" w:cs="B Nazanin" w:hint="cs"/>
          <w:rtl/>
          <w:lang w:bidi="fa-IR"/>
        </w:rPr>
        <w:t xml:space="preserve">تحلیل داده اکتشافی </w:t>
      </w:r>
      <w:r w:rsidRPr="00462AF9">
        <w:rPr>
          <w:rFonts w:ascii="IRNazanin" w:hAnsi="IRNazanin" w:cs="B Nazanin"/>
          <w:rtl/>
          <w:lang w:bidi="fa-IR"/>
        </w:rPr>
        <w:t xml:space="preserve">استفاده شد. </w:t>
      </w:r>
      <w:r w:rsidR="00A15CB4" w:rsidRPr="00462AF9">
        <w:rPr>
          <w:rFonts w:ascii="IRNazanin" w:hAnsi="IRNazanin" w:cs="B Nazanin"/>
          <w:rtl/>
          <w:lang w:bidi="fa-IR"/>
        </w:rPr>
        <w:t xml:space="preserve"> </w:t>
      </w:r>
    </w:p>
    <w:p w14:paraId="70CB04A7" w14:textId="1C7D95D9" w:rsidR="00C968EE" w:rsidRPr="0032771B" w:rsidRDefault="00566DF7" w:rsidP="00462AF9">
      <w:pPr>
        <w:pStyle w:val="Heading1"/>
        <w:spacing w:before="0"/>
        <w:rPr>
          <w:rFonts w:ascii="IRNazanin" w:hAnsi="IRNazanin" w:cs="B Nazanin"/>
          <w:b/>
          <w:bCs/>
          <w:color w:val="auto"/>
          <w:lang w:bidi="fa-IR"/>
        </w:rPr>
      </w:pPr>
      <w:bookmarkStart w:id="429" w:name="_Toc231041174"/>
      <w:bookmarkStart w:id="430" w:name="_Toc231047676"/>
      <w:r w:rsidRPr="0032771B">
        <w:rPr>
          <w:rFonts w:ascii="IRNazanin" w:hAnsi="IRNazanin" w:cs="B Nazanin" w:hint="cs"/>
          <w:b/>
          <w:bCs/>
          <w:color w:val="auto"/>
          <w:rtl/>
          <w:lang w:bidi="fa-IR"/>
        </w:rPr>
        <w:t>2-</w:t>
      </w:r>
      <w:r w:rsidR="00C968EE" w:rsidRPr="0032771B">
        <w:rPr>
          <w:rFonts w:ascii="IRNazanin" w:hAnsi="IRNazanin" w:cs="B Nazanin"/>
          <w:b/>
          <w:bCs/>
          <w:color w:val="auto"/>
          <w:rtl/>
          <w:lang w:bidi="fa-IR"/>
        </w:rPr>
        <w:t>تحلیل کیفیت داده‌ها</w:t>
      </w:r>
      <w:bookmarkEnd w:id="429"/>
      <w:bookmarkEnd w:id="430"/>
      <w:r w:rsidR="00C968EE" w:rsidRPr="0032771B">
        <w:rPr>
          <w:rFonts w:ascii="IRNazanin" w:hAnsi="IRNazanin" w:cs="B Nazanin"/>
          <w:b/>
          <w:bCs/>
          <w:color w:val="auto"/>
          <w:rtl/>
          <w:lang w:bidi="fa-IR"/>
        </w:rPr>
        <w:t xml:space="preserve"> </w:t>
      </w:r>
    </w:p>
    <w:p w14:paraId="6AADCFCA" w14:textId="6B51699E" w:rsidR="00AB456B" w:rsidRPr="00E77F89" w:rsidRDefault="00FC4589" w:rsidP="00462AF9">
      <w:pPr>
        <w:rPr>
          <w:rFonts w:ascii="IRNazanin" w:hAnsi="IRNazanin" w:cs="B Nazanin"/>
          <w:sz w:val="24"/>
          <w:szCs w:val="24"/>
          <w:rtl/>
          <w:lang w:bidi="fa-IR"/>
        </w:rPr>
      </w:pPr>
      <w:r w:rsidRPr="00E77F89">
        <w:rPr>
          <w:rFonts w:ascii="IRNazanin" w:hAnsi="IRNazanin" w:cs="B Nazanin"/>
          <w:sz w:val="24"/>
          <w:szCs w:val="24"/>
          <w:rtl/>
          <w:lang w:bidi="fa-IR"/>
        </w:rPr>
        <w:t>در این بخش در ابتدا بطور کلی به بحث کیفیت داده‌هایی که در اختیار داریم</w:t>
      </w:r>
      <w:r w:rsidR="00D914F4" w:rsidRPr="00E77F89">
        <w:rPr>
          <w:rFonts w:ascii="IRNazanin" w:hAnsi="IRNazanin" w:cs="B Nazanin"/>
          <w:sz w:val="24"/>
          <w:szCs w:val="24"/>
          <w:rtl/>
          <w:lang w:bidi="fa-IR"/>
        </w:rPr>
        <w:t>،</w:t>
      </w:r>
      <w:r w:rsidRPr="00E77F89">
        <w:rPr>
          <w:rFonts w:ascii="IRNazanin" w:hAnsi="IRNazanin" w:cs="B Nazanin"/>
          <w:sz w:val="24"/>
          <w:szCs w:val="24"/>
          <w:rtl/>
          <w:lang w:bidi="fa-IR"/>
        </w:rPr>
        <w:t xml:space="preserve"> می‌پردازیم</w:t>
      </w:r>
      <w:r w:rsidR="00AB456B" w:rsidRPr="00E77F89">
        <w:rPr>
          <w:rFonts w:ascii="IRNazanin" w:hAnsi="IRNazanin" w:cs="B Nazanin"/>
          <w:sz w:val="24"/>
          <w:szCs w:val="24"/>
          <w:rtl/>
          <w:lang w:bidi="fa-IR"/>
        </w:rPr>
        <w:t>.</w:t>
      </w:r>
      <w:ins w:id="431" w:author="R" w:date="2026-05-30T10:33:00Z">
        <w:r w:rsidR="00A650E5">
          <w:rPr>
            <w:rFonts w:ascii="IRNazanin" w:hAnsi="IRNazanin" w:cs="B Nazanin" w:hint="cs"/>
            <w:sz w:val="24"/>
            <w:szCs w:val="24"/>
            <w:rtl/>
            <w:lang w:bidi="fa-IR"/>
          </w:rPr>
          <w:t xml:space="preserve"> مطابق</w:t>
        </w:r>
      </w:ins>
      <w:ins w:id="432" w:author="R" w:date="2026-05-30T10:34:00Z">
        <w:r w:rsidR="00A650E5">
          <w:rPr>
            <w:rFonts w:ascii="IRNazanin" w:hAnsi="IRNazanin" w:cs="B Nazanin" w:hint="cs"/>
            <w:sz w:val="24"/>
            <w:szCs w:val="24"/>
            <w:rtl/>
            <w:lang w:bidi="fa-IR"/>
          </w:rPr>
          <w:t xml:space="preserve"> </w:t>
        </w:r>
        <w:r w:rsidR="00A650E5">
          <w:rPr>
            <w:rFonts w:ascii="IRNazanin" w:hAnsi="IRNazanin" w:cs="B Nazanin"/>
            <w:sz w:val="24"/>
            <w:szCs w:val="24"/>
            <w:rtl/>
            <w:lang w:bidi="fa-IR"/>
          </w:rPr>
          <w:fldChar w:fldCharType="begin"/>
        </w:r>
        <w:r w:rsidR="00A650E5">
          <w:rPr>
            <w:rFonts w:ascii="IRNazanin" w:hAnsi="IRNazanin" w:cs="B Nazanin"/>
            <w:sz w:val="24"/>
            <w:szCs w:val="24"/>
            <w:rtl/>
            <w:lang w:bidi="fa-IR"/>
          </w:rPr>
          <w:instrText xml:space="preserve"> </w:instrText>
        </w:r>
        <w:r w:rsidR="00A650E5">
          <w:rPr>
            <w:rFonts w:ascii="IRNazanin" w:hAnsi="IRNazanin" w:cs="B Nazanin" w:hint="cs"/>
            <w:sz w:val="24"/>
            <w:szCs w:val="24"/>
            <w:lang w:bidi="fa-IR"/>
          </w:rPr>
          <w:instrText>REF</w:instrText>
        </w:r>
        <w:r w:rsidR="00A650E5">
          <w:rPr>
            <w:rFonts w:ascii="IRNazanin" w:hAnsi="IRNazanin" w:cs="B Nazanin" w:hint="cs"/>
            <w:sz w:val="24"/>
            <w:szCs w:val="24"/>
            <w:rtl/>
            <w:lang w:bidi="fa-IR"/>
          </w:rPr>
          <w:instrText xml:space="preserve"> _</w:instrText>
        </w:r>
        <w:r w:rsidR="00A650E5">
          <w:rPr>
            <w:rFonts w:ascii="IRNazanin" w:hAnsi="IRNazanin" w:cs="B Nazanin" w:hint="cs"/>
            <w:sz w:val="24"/>
            <w:szCs w:val="24"/>
            <w:lang w:bidi="fa-IR"/>
          </w:rPr>
          <w:instrText>Ref</w:instrText>
        </w:r>
        <w:r w:rsidR="00A650E5">
          <w:rPr>
            <w:rFonts w:ascii="IRNazanin" w:hAnsi="IRNazanin" w:cs="B Nazanin" w:hint="cs"/>
            <w:sz w:val="24"/>
            <w:szCs w:val="24"/>
            <w:rtl/>
            <w:lang w:bidi="fa-IR"/>
          </w:rPr>
          <w:instrText xml:space="preserve">231029670 </w:instrText>
        </w:r>
        <w:r w:rsidR="00A650E5">
          <w:rPr>
            <w:rFonts w:ascii="IRNazanin" w:hAnsi="IRNazanin" w:cs="B Nazanin" w:hint="cs"/>
            <w:sz w:val="24"/>
            <w:szCs w:val="24"/>
            <w:lang w:bidi="fa-IR"/>
          </w:rPr>
          <w:instrText>\h</w:instrText>
        </w:r>
        <w:r w:rsidR="00A650E5">
          <w:rPr>
            <w:rFonts w:ascii="IRNazanin" w:hAnsi="IRNazanin" w:cs="B Nazanin"/>
            <w:sz w:val="24"/>
            <w:szCs w:val="24"/>
            <w:rtl/>
            <w:lang w:bidi="fa-IR"/>
          </w:rPr>
          <w:instrText xml:space="preserve"> </w:instrText>
        </w:r>
      </w:ins>
      <w:r w:rsidR="00A650E5">
        <w:rPr>
          <w:rFonts w:ascii="IRNazanin" w:hAnsi="IRNazanin" w:cs="B Nazanin"/>
          <w:sz w:val="24"/>
          <w:szCs w:val="24"/>
          <w:rtl/>
          <w:lang w:bidi="fa-IR"/>
        </w:rPr>
      </w:r>
      <w:r w:rsidR="00A650E5">
        <w:rPr>
          <w:rFonts w:ascii="IRNazanin" w:hAnsi="IRNazanin" w:cs="B Nazanin"/>
          <w:sz w:val="24"/>
          <w:szCs w:val="24"/>
          <w:rtl/>
          <w:lang w:bidi="fa-IR"/>
        </w:rPr>
        <w:fldChar w:fldCharType="separate"/>
      </w:r>
      <w:ins w:id="433" w:author="R" w:date="2026-05-30T10:34:00Z">
        <w:r w:rsidR="00A650E5" w:rsidRPr="00462AF9">
          <w:rPr>
            <w:rFonts w:ascii="IRNazanin" w:hAnsi="IRNazanin" w:cs="B Nazanin"/>
            <w:rtl/>
          </w:rPr>
          <w:t xml:space="preserve">جدول </w:t>
        </w:r>
        <w:r w:rsidR="00A650E5">
          <w:rPr>
            <w:rFonts w:ascii="IRNazanin" w:hAnsi="IRNazanin" w:cs="B Nazanin"/>
            <w:i/>
            <w:iCs/>
            <w:noProof/>
            <w:rtl/>
          </w:rPr>
          <w:t>2</w:t>
        </w:r>
        <w:r w:rsidR="00A650E5">
          <w:rPr>
            <w:rFonts w:ascii="IRNazanin" w:hAnsi="IRNazanin" w:cs="B Nazanin"/>
            <w:sz w:val="24"/>
            <w:szCs w:val="24"/>
            <w:rtl/>
            <w:lang w:bidi="fa-IR"/>
          </w:rPr>
          <w:fldChar w:fldCharType="end"/>
        </w:r>
        <w:r w:rsidR="00A650E5">
          <w:rPr>
            <w:rFonts w:ascii="IRNazanin" w:hAnsi="IRNazanin" w:cs="B Nazanin" w:hint="cs"/>
            <w:sz w:val="24"/>
            <w:szCs w:val="24"/>
            <w:rtl/>
            <w:lang w:bidi="fa-IR"/>
          </w:rPr>
          <w:t xml:space="preserve">، </w:t>
        </w:r>
      </w:ins>
      <w:r w:rsidR="00AB456B" w:rsidRPr="00E77F89">
        <w:rPr>
          <w:rFonts w:ascii="IRNazanin" w:hAnsi="IRNazanin" w:cs="B Nazanin"/>
          <w:sz w:val="24"/>
          <w:szCs w:val="24"/>
          <w:rtl/>
          <w:lang w:bidi="fa-IR"/>
        </w:rPr>
        <w:t xml:space="preserve"> 60% داده‌هایی که با آن</w:t>
      </w:r>
      <w:r w:rsidR="00D914F4" w:rsidRPr="00E77F89">
        <w:rPr>
          <w:rFonts w:ascii="IRNazanin" w:hAnsi="IRNazanin" w:cs="B Nazanin"/>
          <w:sz w:val="24"/>
          <w:szCs w:val="24"/>
          <w:rtl/>
          <w:lang w:bidi="fa-IR"/>
        </w:rPr>
        <w:t>‌ها</w:t>
      </w:r>
      <w:r w:rsidR="00AB456B" w:rsidRPr="00E77F89">
        <w:rPr>
          <w:rFonts w:ascii="IRNazanin" w:hAnsi="IRNazanin" w:cs="B Nazanin"/>
          <w:sz w:val="24"/>
          <w:szCs w:val="24"/>
          <w:rtl/>
          <w:lang w:bidi="fa-IR"/>
        </w:rPr>
        <w:t xml:space="preserve"> مواجه شدیم دارای سه مشکل اساسی داده گمشده، داده منفی و داده صفر بودند و 40% باقی مانده در هیچ‌کدام از این سه دسته جای نمی‌گرفتند. این بدین معنی نیست که داده‌های فوق از اساس بدون مشکل بودند. داده‌های پرت و خارج از محدوده به دلیل نبود محدوده مصرف مشخص برای کنتورها در مجموعه داده فوق، قابل شناسایی نبودند.</w:t>
      </w:r>
      <w:ins w:id="434" w:author="R" w:date="2026-05-30T10:33:00Z">
        <w:r w:rsidR="00142596">
          <w:rPr>
            <w:rFonts w:ascii="IRNazanin" w:hAnsi="IRNazanin" w:cs="B Nazanin" w:hint="cs"/>
            <w:sz w:val="24"/>
            <w:szCs w:val="24"/>
            <w:rtl/>
            <w:lang w:bidi="fa-IR"/>
          </w:rPr>
          <w:t xml:space="preserve"> </w:t>
        </w:r>
      </w:ins>
    </w:p>
    <w:p w14:paraId="18535859" w14:textId="1A8269D9" w:rsidR="00991657" w:rsidRPr="00462AF9" w:rsidRDefault="00991657" w:rsidP="00462AF9">
      <w:pPr>
        <w:pStyle w:val="Caption"/>
        <w:keepNext/>
        <w:jc w:val="center"/>
        <w:rPr>
          <w:rFonts w:ascii="IRNazanin" w:hAnsi="IRNazanin" w:cs="B Nazanin"/>
          <w:i w:val="0"/>
          <w:iCs w:val="0"/>
          <w:color w:val="auto"/>
          <w:sz w:val="22"/>
          <w:szCs w:val="22"/>
        </w:rPr>
      </w:pPr>
      <w:bookmarkStart w:id="435" w:name="_Ref231029670"/>
      <w:bookmarkStart w:id="436" w:name="_Toc230622343"/>
      <w:bookmarkStart w:id="437" w:name="_Toc231047950"/>
      <w:r w:rsidRPr="00462AF9">
        <w:rPr>
          <w:rFonts w:ascii="IRNazanin" w:hAnsi="IRNazanin" w:cs="B Nazanin"/>
          <w:i w:val="0"/>
          <w:iCs w:val="0"/>
          <w:color w:val="auto"/>
          <w:sz w:val="22"/>
          <w:szCs w:val="22"/>
          <w:rtl/>
        </w:rPr>
        <w:t xml:space="preserve">جدول </w:t>
      </w:r>
      <w:r w:rsidRPr="00462AF9">
        <w:rPr>
          <w:rFonts w:ascii="IRNazanin" w:hAnsi="IRNazanin" w:cs="B Nazanin"/>
          <w:i w:val="0"/>
          <w:iCs w:val="0"/>
          <w:color w:val="auto"/>
          <w:sz w:val="22"/>
          <w:szCs w:val="22"/>
          <w:rtl/>
        </w:rPr>
        <w:fldChar w:fldCharType="begin"/>
      </w:r>
      <w:r w:rsidRPr="00462AF9">
        <w:rPr>
          <w:rFonts w:ascii="IRNazanin" w:hAnsi="IRNazanin" w:cs="B Nazanin"/>
          <w:i w:val="0"/>
          <w:iCs w:val="0"/>
          <w:color w:val="auto"/>
          <w:sz w:val="22"/>
          <w:szCs w:val="22"/>
          <w:rtl/>
        </w:rPr>
        <w:instrText xml:space="preserve"> </w:instrText>
      </w:r>
      <w:r w:rsidRPr="00462AF9">
        <w:rPr>
          <w:rFonts w:ascii="IRNazanin" w:hAnsi="IRNazanin" w:cs="B Nazanin"/>
          <w:i w:val="0"/>
          <w:iCs w:val="0"/>
          <w:color w:val="auto"/>
          <w:sz w:val="22"/>
          <w:szCs w:val="22"/>
        </w:rPr>
        <w:instrText>SEQ</w:instrText>
      </w:r>
      <w:r w:rsidRPr="00462AF9">
        <w:rPr>
          <w:rFonts w:ascii="IRNazanin" w:hAnsi="IRNazanin" w:cs="B Nazanin"/>
          <w:i w:val="0"/>
          <w:iCs w:val="0"/>
          <w:color w:val="auto"/>
          <w:sz w:val="22"/>
          <w:szCs w:val="22"/>
          <w:rtl/>
        </w:rPr>
        <w:instrText xml:space="preserve"> جدول \* </w:instrText>
      </w:r>
      <w:r w:rsidRPr="00462AF9">
        <w:rPr>
          <w:rFonts w:ascii="IRNazanin" w:hAnsi="IRNazanin" w:cs="B Nazanin"/>
          <w:i w:val="0"/>
          <w:iCs w:val="0"/>
          <w:color w:val="auto"/>
          <w:sz w:val="22"/>
          <w:szCs w:val="22"/>
        </w:rPr>
        <w:instrText>ARABIC</w:instrText>
      </w:r>
      <w:r w:rsidRPr="00462AF9">
        <w:rPr>
          <w:rFonts w:ascii="IRNazanin" w:hAnsi="IRNazanin" w:cs="B Nazanin"/>
          <w:i w:val="0"/>
          <w:iCs w:val="0"/>
          <w:color w:val="auto"/>
          <w:sz w:val="22"/>
          <w:szCs w:val="22"/>
          <w:rtl/>
        </w:rPr>
        <w:instrText xml:space="preserve"> </w:instrText>
      </w:r>
      <w:r w:rsidRPr="00462AF9">
        <w:rPr>
          <w:rFonts w:ascii="IRNazanin" w:hAnsi="IRNazanin" w:cs="B Nazanin"/>
          <w:i w:val="0"/>
          <w:iCs w:val="0"/>
          <w:color w:val="auto"/>
          <w:sz w:val="22"/>
          <w:szCs w:val="22"/>
          <w:rtl/>
        </w:rPr>
        <w:fldChar w:fldCharType="separate"/>
      </w:r>
      <w:ins w:id="438" w:author="R" w:date="2026-05-30T15:27:00Z">
        <w:r w:rsidR="004B5D1F">
          <w:rPr>
            <w:rFonts w:ascii="IRNazanin" w:hAnsi="IRNazanin" w:cs="B Nazanin"/>
            <w:i w:val="0"/>
            <w:iCs w:val="0"/>
            <w:noProof/>
            <w:color w:val="auto"/>
            <w:sz w:val="22"/>
            <w:szCs w:val="22"/>
            <w:rtl/>
          </w:rPr>
          <w:t>2</w:t>
        </w:r>
      </w:ins>
      <w:del w:id="439" w:author="R" w:date="2026-05-30T10:10:00Z">
        <w:r w:rsidR="00741D6D" w:rsidRPr="00462AF9" w:rsidDel="008130CA">
          <w:rPr>
            <w:rFonts w:ascii="IRNazanin" w:hAnsi="IRNazanin" w:cs="B Nazanin"/>
            <w:i w:val="0"/>
            <w:iCs w:val="0"/>
            <w:noProof/>
            <w:color w:val="auto"/>
            <w:sz w:val="22"/>
            <w:szCs w:val="22"/>
            <w:rtl/>
          </w:rPr>
          <w:delText>1</w:delText>
        </w:r>
      </w:del>
      <w:r w:rsidRPr="00462AF9">
        <w:rPr>
          <w:rFonts w:ascii="IRNazanin" w:hAnsi="IRNazanin" w:cs="B Nazanin"/>
          <w:i w:val="0"/>
          <w:iCs w:val="0"/>
          <w:color w:val="auto"/>
          <w:sz w:val="22"/>
          <w:szCs w:val="22"/>
          <w:rtl/>
        </w:rPr>
        <w:fldChar w:fldCharType="end"/>
      </w:r>
      <w:bookmarkEnd w:id="435"/>
      <w:r w:rsidRPr="00462AF9">
        <w:rPr>
          <w:rFonts w:ascii="IRNazanin" w:hAnsi="IRNazanin" w:cs="B Nazanin"/>
          <w:i w:val="0"/>
          <w:iCs w:val="0"/>
          <w:color w:val="auto"/>
          <w:sz w:val="22"/>
          <w:szCs w:val="22"/>
          <w:rtl/>
          <w:lang w:bidi="fa-IR"/>
        </w:rPr>
        <w:t xml:space="preserve"> تقسیم بندی کل داده‌ها به لحاظ کیفیت</w:t>
      </w:r>
      <w:bookmarkEnd w:id="436"/>
      <w:bookmarkEnd w:id="437"/>
    </w:p>
    <w:tbl>
      <w:tblPr>
        <w:tblStyle w:val="PlainTable2"/>
        <w:bidiVisual/>
        <w:tblW w:w="0" w:type="auto"/>
        <w:jc w:val="center"/>
        <w:tblLook w:val="04A0" w:firstRow="1" w:lastRow="0" w:firstColumn="1" w:lastColumn="0" w:noHBand="0" w:noVBand="1"/>
        <w:tblPrChange w:id="440" w:author="R" w:date="2026-05-30T10:32:00Z">
          <w:tblPr>
            <w:tblStyle w:val="PlainTable2"/>
            <w:bidiVisual/>
            <w:tblW w:w="0" w:type="auto"/>
            <w:jc w:val="center"/>
            <w:tblLook w:val="04A0" w:firstRow="1" w:lastRow="0" w:firstColumn="1" w:lastColumn="0" w:noHBand="0" w:noVBand="1"/>
          </w:tblPr>
        </w:tblPrChange>
      </w:tblPr>
      <w:tblGrid>
        <w:gridCol w:w="1227"/>
        <w:gridCol w:w="1723"/>
        <w:gridCol w:w="1416"/>
        <w:tblGridChange w:id="441">
          <w:tblGrid>
            <w:gridCol w:w="1414"/>
            <w:gridCol w:w="1723"/>
            <w:gridCol w:w="1416"/>
          </w:tblGrid>
        </w:tblGridChange>
      </w:tblGrid>
      <w:tr w:rsidR="00142596" w:rsidRPr="0032771B" w14:paraId="30193571" w14:textId="77777777" w:rsidTr="00142596">
        <w:trPr>
          <w:cnfStyle w:val="100000000000" w:firstRow="1" w:lastRow="0" w:firstColumn="0" w:lastColumn="0" w:oddVBand="0" w:evenVBand="0" w:oddHBand="0" w:evenHBand="0" w:firstRowFirstColumn="0" w:firstRowLastColumn="0" w:lastRowFirstColumn="0" w:lastRowLastColumn="0"/>
          <w:trHeight w:val="289"/>
          <w:jc w:val="center"/>
          <w:trPrChange w:id="442" w:author="R" w:date="2026-05-30T10:32:00Z">
            <w:trPr>
              <w:trHeight w:val="289"/>
              <w:jc w:val="center"/>
            </w:trPr>
          </w:trPrChange>
        </w:trPr>
        <w:tc>
          <w:tcPr>
            <w:cnfStyle w:val="001000000000" w:firstRow="0" w:lastRow="0" w:firstColumn="1" w:lastColumn="0" w:oddVBand="0" w:evenVBand="0" w:oddHBand="0" w:evenHBand="0" w:firstRowFirstColumn="0" w:firstRowLastColumn="0" w:lastRowFirstColumn="0" w:lastRowLastColumn="0"/>
            <w:tcW w:w="0" w:type="dxa"/>
            <w:tcPrChange w:id="443" w:author="R" w:date="2026-05-30T10:32:00Z">
              <w:tcPr>
                <w:tcW w:w="1414" w:type="dxa"/>
              </w:tcPr>
            </w:tcPrChange>
          </w:tcPr>
          <w:p w14:paraId="4A84FED2" w14:textId="77777777" w:rsidR="00142596" w:rsidRPr="00142596" w:rsidRDefault="00142596">
            <w:pPr>
              <w:jc w:val="center"/>
              <w:cnfStyle w:val="101000000000" w:firstRow="1" w:lastRow="0" w:firstColumn="1" w:lastColumn="0" w:oddVBand="0" w:evenVBand="0" w:oddHBand="0" w:evenHBand="0" w:firstRowFirstColumn="0" w:firstRowLastColumn="0" w:lastRowFirstColumn="0" w:lastRowLastColumn="0"/>
              <w:rPr>
                <w:rFonts w:ascii="IRNazanin" w:hAnsi="IRNazanin" w:cs="B Nazanin"/>
                <w:b w:val="0"/>
                <w:bCs w:val="0"/>
                <w:rtl/>
                <w:lang w:bidi="fa-IR"/>
                <w:rPrChange w:id="444" w:author="R" w:date="2026-05-30T10:32:00Z">
                  <w:rPr>
                    <w:rFonts w:ascii="IRNazanin" w:hAnsi="IRNazanin" w:cs="B Nazanin"/>
                    <w:rtl/>
                    <w:lang w:bidi="fa-IR"/>
                  </w:rPr>
                </w:rPrChange>
              </w:rPr>
              <w:pPrChange w:id="445" w:author="R" w:date="2026-05-30T10:32:00Z">
                <w:pPr>
                  <w:jc w:val="left"/>
                  <w:cnfStyle w:val="101000000000" w:firstRow="1" w:lastRow="0" w:firstColumn="1" w:lastColumn="0" w:oddVBand="0" w:evenVBand="0" w:oddHBand="0" w:evenHBand="0" w:firstRowFirstColumn="0" w:firstRowLastColumn="0" w:lastRowFirstColumn="0" w:lastRowLastColumn="0"/>
                </w:pPr>
              </w:pPrChange>
            </w:pPr>
          </w:p>
        </w:tc>
        <w:tc>
          <w:tcPr>
            <w:tcW w:w="0" w:type="dxa"/>
            <w:tcPrChange w:id="446" w:author="R" w:date="2026-05-30T10:32:00Z">
              <w:tcPr>
                <w:tcW w:w="1222" w:type="dxa"/>
              </w:tcPr>
            </w:tcPrChange>
          </w:tcPr>
          <w:p w14:paraId="6B309DE5" w14:textId="2AC382DE" w:rsidR="00142596" w:rsidRPr="00142596" w:rsidRDefault="00142596">
            <w:pPr>
              <w:jc w:val="center"/>
              <w:cnfStyle w:val="100000000000" w:firstRow="1" w:lastRow="0" w:firstColumn="0" w:lastColumn="0" w:oddVBand="0" w:evenVBand="0" w:oddHBand="0" w:evenHBand="0" w:firstRowFirstColumn="0" w:firstRowLastColumn="0" w:lastRowFirstColumn="0" w:lastRowLastColumn="0"/>
              <w:rPr>
                <w:rFonts w:ascii="IRNazanin" w:hAnsi="IRNazanin" w:cs="B Nazanin"/>
                <w:b w:val="0"/>
                <w:bCs w:val="0"/>
                <w:rtl/>
                <w:lang w:bidi="fa-IR"/>
                <w:rPrChange w:id="447" w:author="R" w:date="2026-05-30T10:32:00Z">
                  <w:rPr>
                    <w:rFonts w:ascii="IRNazanin" w:hAnsi="IRNazanin" w:cs="B Nazanin"/>
                    <w:rtl/>
                    <w:lang w:bidi="fa-IR"/>
                  </w:rPr>
                </w:rPrChange>
              </w:rPr>
              <w:pPrChange w:id="448" w:author="R" w:date="2026-05-30T10:32:00Z">
                <w:pPr>
                  <w:jc w:val="left"/>
                  <w:cnfStyle w:val="100000000000" w:firstRow="1" w:lastRow="0" w:firstColumn="0" w:lastColumn="0" w:oddVBand="0" w:evenVBand="0" w:oddHBand="0" w:evenHBand="0" w:firstRowFirstColumn="0" w:firstRowLastColumn="0" w:lastRowFirstColumn="0" w:lastRowLastColumn="0"/>
                </w:pPr>
              </w:pPrChange>
            </w:pPr>
            <w:ins w:id="449" w:author="R" w:date="2026-05-30T10:31:00Z">
              <w:r w:rsidRPr="00142596">
                <w:rPr>
                  <w:rFonts w:cs="B Nazanin"/>
                  <w:rtl/>
                  <w:rPrChange w:id="450" w:author="R" w:date="2026-05-30T10:32:00Z">
                    <w:rPr>
                      <w:rtl/>
                    </w:rPr>
                  </w:rPrChange>
                </w:rPr>
                <w:t>تعداد</w:t>
              </w:r>
            </w:ins>
            <w:del w:id="451" w:author="R" w:date="2026-05-30T10:31:00Z">
              <w:r w:rsidRPr="00142596" w:rsidDel="00A63F67">
                <w:rPr>
                  <w:rFonts w:ascii="IRNazanin" w:hAnsi="IRNazanin" w:cs="B Nazanin"/>
                  <w:color w:val="000000"/>
                  <w:rtl/>
                </w:rPr>
                <w:delText>تعداد</w:delText>
              </w:r>
            </w:del>
          </w:p>
        </w:tc>
        <w:tc>
          <w:tcPr>
            <w:tcW w:w="1416" w:type="dxa"/>
            <w:tcPrChange w:id="452" w:author="R" w:date="2026-05-30T10:32:00Z">
              <w:tcPr>
                <w:tcW w:w="1068" w:type="dxa"/>
              </w:tcPr>
            </w:tcPrChange>
          </w:tcPr>
          <w:p w14:paraId="432651B4" w14:textId="3A96332E" w:rsidR="00142596" w:rsidRPr="00142596" w:rsidRDefault="00142596">
            <w:pPr>
              <w:jc w:val="center"/>
              <w:cnfStyle w:val="100000000000" w:firstRow="1" w:lastRow="0" w:firstColumn="0" w:lastColumn="0" w:oddVBand="0" w:evenVBand="0" w:oddHBand="0" w:evenHBand="0" w:firstRowFirstColumn="0" w:firstRowLastColumn="0" w:lastRowFirstColumn="0" w:lastRowLastColumn="0"/>
              <w:rPr>
                <w:rFonts w:ascii="IRNazanin" w:hAnsi="IRNazanin" w:cs="B Nazanin"/>
                <w:b w:val="0"/>
                <w:bCs w:val="0"/>
                <w:rtl/>
                <w:lang w:bidi="fa-IR"/>
                <w:rPrChange w:id="453" w:author="R" w:date="2026-05-30T10:32:00Z">
                  <w:rPr>
                    <w:rFonts w:ascii="IRNazanin" w:hAnsi="IRNazanin" w:cs="B Nazanin"/>
                    <w:rtl/>
                    <w:lang w:bidi="fa-IR"/>
                  </w:rPr>
                </w:rPrChange>
              </w:rPr>
              <w:pPrChange w:id="454" w:author="R" w:date="2026-05-30T10:32:00Z">
                <w:pPr>
                  <w:jc w:val="left"/>
                  <w:cnfStyle w:val="100000000000" w:firstRow="1" w:lastRow="0" w:firstColumn="0" w:lastColumn="0" w:oddVBand="0" w:evenVBand="0" w:oddHBand="0" w:evenHBand="0" w:firstRowFirstColumn="0" w:firstRowLastColumn="0" w:lastRowFirstColumn="0" w:lastRowLastColumn="0"/>
                </w:pPr>
              </w:pPrChange>
            </w:pPr>
            <w:ins w:id="455" w:author="R" w:date="2026-05-30T10:31:00Z">
              <w:r w:rsidRPr="00142596">
                <w:rPr>
                  <w:rFonts w:cs="B Nazanin"/>
                  <w:rtl/>
                  <w:rPrChange w:id="456" w:author="R" w:date="2026-05-30T10:32:00Z">
                    <w:rPr>
                      <w:rtl/>
                    </w:rPr>
                  </w:rPrChange>
                </w:rPr>
                <w:t>درصد</w:t>
              </w:r>
            </w:ins>
            <w:del w:id="457" w:author="R" w:date="2026-05-30T10:31:00Z">
              <w:r w:rsidRPr="00142596" w:rsidDel="00A63F67">
                <w:rPr>
                  <w:rFonts w:ascii="IRNazanin" w:hAnsi="IRNazanin" w:cs="B Nazanin"/>
                  <w:color w:val="000000"/>
                  <w:rtl/>
                </w:rPr>
                <w:delText>درصد</w:delText>
              </w:r>
            </w:del>
          </w:p>
        </w:tc>
      </w:tr>
      <w:tr w:rsidR="00142596" w:rsidRPr="0032771B" w14:paraId="003056BC" w14:textId="77777777" w:rsidTr="00142596">
        <w:trPr>
          <w:cnfStyle w:val="000000100000" w:firstRow="0" w:lastRow="0" w:firstColumn="0" w:lastColumn="0" w:oddVBand="0" w:evenVBand="0" w:oddHBand="1" w:evenHBand="0" w:firstRowFirstColumn="0" w:firstRowLastColumn="0" w:lastRowFirstColumn="0" w:lastRowLastColumn="0"/>
          <w:trHeight w:val="446"/>
          <w:jc w:val="center"/>
          <w:trPrChange w:id="458" w:author="R" w:date="2026-05-30T10:32:00Z">
            <w:trPr>
              <w:trHeight w:val="446"/>
              <w:jc w:val="center"/>
            </w:trPr>
          </w:trPrChange>
        </w:trPr>
        <w:tc>
          <w:tcPr>
            <w:cnfStyle w:val="001000000000" w:firstRow="0" w:lastRow="0" w:firstColumn="1" w:lastColumn="0" w:oddVBand="0" w:evenVBand="0" w:oddHBand="0" w:evenHBand="0" w:firstRowFirstColumn="0" w:firstRowLastColumn="0" w:lastRowFirstColumn="0" w:lastRowLastColumn="0"/>
            <w:tcW w:w="0" w:type="dxa"/>
            <w:tcPrChange w:id="459" w:author="R" w:date="2026-05-30T10:32:00Z">
              <w:tcPr>
                <w:tcW w:w="1414" w:type="dxa"/>
              </w:tcPr>
            </w:tcPrChange>
          </w:tcPr>
          <w:p w14:paraId="5223FBBA" w14:textId="4E5977F1" w:rsidR="00142596" w:rsidRPr="00142596" w:rsidRDefault="00142596">
            <w:pPr>
              <w:jc w:val="center"/>
              <w:cnfStyle w:val="001000100000" w:firstRow="0" w:lastRow="0" w:firstColumn="1" w:lastColumn="0" w:oddVBand="0" w:evenVBand="0" w:oddHBand="1" w:evenHBand="0" w:firstRowFirstColumn="0" w:firstRowLastColumn="0" w:lastRowFirstColumn="0" w:lastRowLastColumn="0"/>
              <w:rPr>
                <w:rFonts w:ascii="IRNazanin" w:hAnsi="IRNazanin" w:cs="B Nazanin"/>
                <w:b w:val="0"/>
                <w:bCs w:val="0"/>
                <w:rtl/>
                <w:lang w:bidi="fa-IR"/>
                <w:rPrChange w:id="460" w:author="R" w:date="2026-05-30T10:32:00Z">
                  <w:rPr>
                    <w:rFonts w:ascii="IRNazanin" w:hAnsi="IRNazanin" w:cs="B Nazanin"/>
                    <w:rtl/>
                    <w:lang w:bidi="fa-IR"/>
                  </w:rPr>
                </w:rPrChange>
              </w:rPr>
              <w:pPrChange w:id="461" w:author="R" w:date="2026-05-30T10:32:00Z">
                <w:pPr>
                  <w:jc w:val="left"/>
                  <w:cnfStyle w:val="001000100000" w:firstRow="0" w:lastRow="0" w:firstColumn="1" w:lastColumn="0" w:oddVBand="0" w:evenVBand="0" w:oddHBand="1" w:evenHBand="0" w:firstRowFirstColumn="0" w:firstRowLastColumn="0" w:lastRowFirstColumn="0" w:lastRowLastColumn="0"/>
                </w:pPr>
              </w:pPrChange>
            </w:pPr>
            <w:ins w:id="462" w:author="R" w:date="2026-05-30T10:31:00Z">
              <w:r w:rsidRPr="00142596">
                <w:rPr>
                  <w:rFonts w:cs="B Nazanin"/>
                  <w:rtl/>
                  <w:rPrChange w:id="463" w:author="R" w:date="2026-05-30T10:32:00Z">
                    <w:rPr>
                      <w:rtl/>
                    </w:rPr>
                  </w:rPrChange>
                </w:rPr>
                <w:t>داده گمشده</w:t>
              </w:r>
            </w:ins>
            <w:del w:id="464" w:author="R" w:date="2026-05-30T10:31:00Z">
              <w:r w:rsidRPr="00142596" w:rsidDel="00A63F67">
                <w:rPr>
                  <w:rFonts w:ascii="IRNazanin" w:hAnsi="IRNazanin" w:cs="B Nazanin" w:hint="eastAsia"/>
                  <w:color w:val="000000"/>
                  <w:rtl/>
                </w:rPr>
                <w:delText>داده</w:delText>
              </w:r>
              <w:r w:rsidRPr="00142596" w:rsidDel="00A63F67">
                <w:rPr>
                  <w:rFonts w:ascii="IRNazanin" w:hAnsi="IRNazanin" w:cs="B Nazanin"/>
                  <w:color w:val="000000"/>
                  <w:rtl/>
                </w:rPr>
                <w:delText xml:space="preserve"> </w:delText>
              </w:r>
              <w:r w:rsidRPr="00142596" w:rsidDel="00A63F67">
                <w:rPr>
                  <w:rFonts w:ascii="IRNazanin" w:hAnsi="IRNazanin" w:cs="B Nazanin" w:hint="eastAsia"/>
                  <w:color w:val="000000"/>
                  <w:rtl/>
                </w:rPr>
                <w:delText>گمشده</w:delText>
              </w:r>
            </w:del>
          </w:p>
        </w:tc>
        <w:tc>
          <w:tcPr>
            <w:tcW w:w="0" w:type="dxa"/>
            <w:tcPrChange w:id="465" w:author="R" w:date="2026-05-30T10:32:00Z">
              <w:tcPr>
                <w:tcW w:w="1222" w:type="dxa"/>
              </w:tcPr>
            </w:tcPrChange>
          </w:tcPr>
          <w:p w14:paraId="497CF9F1" w14:textId="18952FEE" w:rsidR="00142596" w:rsidRPr="00142596" w:rsidRDefault="00142596">
            <w:pPr>
              <w:jc w:val="center"/>
              <w:cnfStyle w:val="000000100000" w:firstRow="0" w:lastRow="0" w:firstColumn="0" w:lastColumn="0" w:oddVBand="0" w:evenVBand="0" w:oddHBand="1" w:evenHBand="0" w:firstRowFirstColumn="0" w:firstRowLastColumn="0" w:lastRowFirstColumn="0" w:lastRowLastColumn="0"/>
              <w:rPr>
                <w:rFonts w:ascii="IRNazanin" w:hAnsi="IRNazanin" w:cs="B Nazanin"/>
                <w:rtl/>
                <w:lang w:bidi="fa-IR"/>
              </w:rPr>
              <w:pPrChange w:id="466" w:author="R" w:date="2026-05-30T10:32:00Z">
                <w:pPr>
                  <w:jc w:val="left"/>
                  <w:cnfStyle w:val="000000100000" w:firstRow="0" w:lastRow="0" w:firstColumn="0" w:lastColumn="0" w:oddVBand="0" w:evenVBand="0" w:oddHBand="1" w:evenHBand="0" w:firstRowFirstColumn="0" w:firstRowLastColumn="0" w:lastRowFirstColumn="0" w:lastRowLastColumn="0"/>
                </w:pPr>
              </w:pPrChange>
            </w:pPr>
            <w:ins w:id="467" w:author="R" w:date="2026-05-30T10:31:00Z">
              <w:r w:rsidRPr="00142596">
                <w:rPr>
                  <w:rFonts w:cs="B Nazanin"/>
                  <w:rPrChange w:id="468" w:author="R" w:date="2026-05-30T10:32:00Z">
                    <w:rPr/>
                  </w:rPrChange>
                </w:rPr>
                <w:t>87258</w:t>
              </w:r>
            </w:ins>
            <w:del w:id="469" w:author="R" w:date="2026-05-30T10:31:00Z">
              <w:r w:rsidRPr="00142596" w:rsidDel="00A63F67">
                <w:rPr>
                  <w:rFonts w:ascii="IRNazanin" w:hAnsi="IRNazanin" w:cs="B Nazanin"/>
                  <w:color w:val="000000"/>
                </w:rPr>
                <w:delText>87258</w:delText>
              </w:r>
            </w:del>
          </w:p>
        </w:tc>
        <w:tc>
          <w:tcPr>
            <w:tcW w:w="1416" w:type="dxa"/>
            <w:tcPrChange w:id="470" w:author="R" w:date="2026-05-30T10:32:00Z">
              <w:tcPr>
                <w:tcW w:w="1068" w:type="dxa"/>
              </w:tcPr>
            </w:tcPrChange>
          </w:tcPr>
          <w:p w14:paraId="5A8D778E" w14:textId="2A99620B" w:rsidR="00142596" w:rsidRPr="00142596" w:rsidRDefault="00142596">
            <w:pPr>
              <w:jc w:val="center"/>
              <w:cnfStyle w:val="000000100000" w:firstRow="0" w:lastRow="0" w:firstColumn="0" w:lastColumn="0" w:oddVBand="0" w:evenVBand="0" w:oddHBand="1" w:evenHBand="0" w:firstRowFirstColumn="0" w:firstRowLastColumn="0" w:lastRowFirstColumn="0" w:lastRowLastColumn="0"/>
              <w:rPr>
                <w:rFonts w:ascii="IRNazanin" w:hAnsi="IRNazanin" w:cs="B Nazanin"/>
                <w:rtl/>
                <w:lang w:bidi="fa-IR"/>
              </w:rPr>
              <w:pPrChange w:id="471" w:author="R" w:date="2026-05-30T10:32:00Z">
                <w:pPr>
                  <w:jc w:val="left"/>
                  <w:cnfStyle w:val="000000100000" w:firstRow="0" w:lastRow="0" w:firstColumn="0" w:lastColumn="0" w:oddVBand="0" w:evenVBand="0" w:oddHBand="1" w:evenHBand="0" w:firstRowFirstColumn="0" w:firstRowLastColumn="0" w:lastRowFirstColumn="0" w:lastRowLastColumn="0"/>
                </w:pPr>
              </w:pPrChange>
            </w:pPr>
            <w:ins w:id="472" w:author="R" w:date="2026-05-30T10:31:00Z">
              <w:r w:rsidRPr="00142596">
                <w:rPr>
                  <w:rFonts w:cs="B Nazanin"/>
                  <w:rPrChange w:id="473" w:author="R" w:date="2026-05-30T10:32:00Z">
                    <w:rPr/>
                  </w:rPrChange>
                </w:rPr>
                <w:t>20/68</w:t>
              </w:r>
            </w:ins>
            <w:del w:id="474" w:author="R" w:date="2026-05-30T10:31:00Z">
              <w:r w:rsidRPr="00142596" w:rsidDel="00A63F67">
                <w:rPr>
                  <w:rFonts w:ascii="IRNazanin" w:hAnsi="IRNazanin" w:cs="B Nazanin"/>
                  <w:color w:val="000000"/>
                </w:rPr>
                <w:delText>20/68</w:delText>
              </w:r>
            </w:del>
          </w:p>
        </w:tc>
      </w:tr>
      <w:tr w:rsidR="00142596" w:rsidRPr="0032771B" w14:paraId="438795D0" w14:textId="77777777" w:rsidTr="00142596">
        <w:trPr>
          <w:trHeight w:val="289"/>
          <w:jc w:val="center"/>
          <w:trPrChange w:id="475" w:author="R" w:date="2026-05-30T10:32:00Z">
            <w:trPr>
              <w:trHeight w:val="289"/>
              <w:jc w:val="center"/>
            </w:trPr>
          </w:trPrChange>
        </w:trPr>
        <w:tc>
          <w:tcPr>
            <w:cnfStyle w:val="001000000000" w:firstRow="0" w:lastRow="0" w:firstColumn="1" w:lastColumn="0" w:oddVBand="0" w:evenVBand="0" w:oddHBand="0" w:evenHBand="0" w:firstRowFirstColumn="0" w:firstRowLastColumn="0" w:lastRowFirstColumn="0" w:lastRowLastColumn="0"/>
            <w:tcW w:w="0" w:type="dxa"/>
            <w:tcPrChange w:id="476" w:author="R" w:date="2026-05-30T10:32:00Z">
              <w:tcPr>
                <w:tcW w:w="1414" w:type="dxa"/>
              </w:tcPr>
            </w:tcPrChange>
          </w:tcPr>
          <w:p w14:paraId="597C1D19" w14:textId="61DCB1E4" w:rsidR="00142596" w:rsidRPr="00142596" w:rsidRDefault="00142596">
            <w:pPr>
              <w:jc w:val="center"/>
              <w:rPr>
                <w:rFonts w:ascii="IRNazanin" w:hAnsi="IRNazanin" w:cs="B Nazanin"/>
                <w:b w:val="0"/>
                <w:bCs w:val="0"/>
                <w:rtl/>
                <w:lang w:bidi="fa-IR"/>
                <w:rPrChange w:id="477" w:author="R" w:date="2026-05-30T10:32:00Z">
                  <w:rPr>
                    <w:rFonts w:ascii="IRNazanin" w:hAnsi="IRNazanin" w:cs="B Nazanin"/>
                    <w:rtl/>
                    <w:lang w:bidi="fa-IR"/>
                  </w:rPr>
                </w:rPrChange>
              </w:rPr>
              <w:pPrChange w:id="478" w:author="R" w:date="2026-05-30T10:32:00Z">
                <w:pPr>
                  <w:jc w:val="left"/>
                </w:pPr>
              </w:pPrChange>
            </w:pPr>
            <w:ins w:id="479" w:author="R" w:date="2026-05-30T10:31:00Z">
              <w:r w:rsidRPr="00142596">
                <w:rPr>
                  <w:rFonts w:cs="B Nazanin"/>
                  <w:rtl/>
                  <w:rPrChange w:id="480" w:author="R" w:date="2026-05-30T10:32:00Z">
                    <w:rPr>
                      <w:rtl/>
                    </w:rPr>
                  </w:rPrChange>
                </w:rPr>
                <w:t>منف</w:t>
              </w:r>
              <w:r w:rsidRPr="00142596">
                <w:rPr>
                  <w:rFonts w:cs="B Nazanin" w:hint="cs"/>
                  <w:rtl/>
                  <w:rPrChange w:id="481" w:author="R" w:date="2026-05-30T10:32:00Z">
                    <w:rPr>
                      <w:rFonts w:hint="cs"/>
                      <w:rtl/>
                    </w:rPr>
                  </w:rPrChange>
                </w:rPr>
                <w:t>ی</w:t>
              </w:r>
            </w:ins>
            <w:del w:id="482" w:author="R" w:date="2026-05-30T10:31:00Z">
              <w:r w:rsidRPr="00142596" w:rsidDel="00A63F67">
                <w:rPr>
                  <w:rFonts w:ascii="IRNazanin" w:hAnsi="IRNazanin" w:cs="B Nazanin"/>
                  <w:color w:val="000000"/>
                  <w:rtl/>
                </w:rPr>
                <w:delText>منف</w:delText>
              </w:r>
              <w:r w:rsidRPr="00142596" w:rsidDel="00A63F67">
                <w:rPr>
                  <w:rFonts w:ascii="IRNazanin" w:hAnsi="IRNazanin" w:cs="B Nazanin" w:hint="cs"/>
                  <w:color w:val="000000"/>
                  <w:rtl/>
                </w:rPr>
                <w:delText>ی</w:delText>
              </w:r>
            </w:del>
          </w:p>
        </w:tc>
        <w:tc>
          <w:tcPr>
            <w:tcW w:w="0" w:type="dxa"/>
            <w:tcPrChange w:id="483" w:author="R" w:date="2026-05-30T10:32:00Z">
              <w:tcPr>
                <w:tcW w:w="1222" w:type="dxa"/>
              </w:tcPr>
            </w:tcPrChange>
          </w:tcPr>
          <w:p w14:paraId="097527C5" w14:textId="4AA434D6" w:rsidR="00142596" w:rsidRPr="00142596" w:rsidRDefault="00142596">
            <w:pPr>
              <w:jc w:val="center"/>
              <w:cnfStyle w:val="000000000000" w:firstRow="0" w:lastRow="0" w:firstColumn="0" w:lastColumn="0" w:oddVBand="0" w:evenVBand="0" w:oddHBand="0" w:evenHBand="0" w:firstRowFirstColumn="0" w:firstRowLastColumn="0" w:lastRowFirstColumn="0" w:lastRowLastColumn="0"/>
              <w:rPr>
                <w:rFonts w:ascii="IRNazanin" w:hAnsi="IRNazanin" w:cs="B Nazanin"/>
                <w:rtl/>
                <w:lang w:bidi="fa-IR"/>
              </w:rPr>
              <w:pPrChange w:id="484" w:author="R" w:date="2026-05-30T10:32:00Z">
                <w:pPr>
                  <w:jc w:val="left"/>
                  <w:cnfStyle w:val="000000000000" w:firstRow="0" w:lastRow="0" w:firstColumn="0" w:lastColumn="0" w:oddVBand="0" w:evenVBand="0" w:oddHBand="0" w:evenHBand="0" w:firstRowFirstColumn="0" w:firstRowLastColumn="0" w:lastRowFirstColumn="0" w:lastRowLastColumn="0"/>
                </w:pPr>
              </w:pPrChange>
            </w:pPr>
            <w:ins w:id="485" w:author="R" w:date="2026-05-30T10:31:00Z">
              <w:r w:rsidRPr="00142596">
                <w:rPr>
                  <w:rFonts w:cs="B Nazanin"/>
                  <w:rPrChange w:id="486" w:author="R" w:date="2026-05-30T10:32:00Z">
                    <w:rPr/>
                  </w:rPrChange>
                </w:rPr>
                <w:t>165</w:t>
              </w:r>
            </w:ins>
            <w:del w:id="487" w:author="R" w:date="2026-05-30T10:31:00Z">
              <w:r w:rsidRPr="00142596" w:rsidDel="00A63F67">
                <w:rPr>
                  <w:rFonts w:ascii="IRNazanin" w:hAnsi="IRNazanin" w:cs="B Nazanin"/>
                  <w:color w:val="000000"/>
                </w:rPr>
                <w:delText>165</w:delText>
              </w:r>
            </w:del>
          </w:p>
        </w:tc>
        <w:tc>
          <w:tcPr>
            <w:tcW w:w="1416" w:type="dxa"/>
            <w:tcPrChange w:id="488" w:author="R" w:date="2026-05-30T10:32:00Z">
              <w:tcPr>
                <w:tcW w:w="1068" w:type="dxa"/>
              </w:tcPr>
            </w:tcPrChange>
          </w:tcPr>
          <w:p w14:paraId="6E8370B4" w14:textId="45068B8E" w:rsidR="00142596" w:rsidRPr="00142596" w:rsidRDefault="00142596">
            <w:pPr>
              <w:jc w:val="center"/>
              <w:cnfStyle w:val="000000000000" w:firstRow="0" w:lastRow="0" w:firstColumn="0" w:lastColumn="0" w:oddVBand="0" w:evenVBand="0" w:oddHBand="0" w:evenHBand="0" w:firstRowFirstColumn="0" w:firstRowLastColumn="0" w:lastRowFirstColumn="0" w:lastRowLastColumn="0"/>
              <w:rPr>
                <w:rFonts w:ascii="IRNazanin" w:hAnsi="IRNazanin" w:cs="B Nazanin"/>
                <w:rtl/>
                <w:lang w:bidi="fa-IR"/>
              </w:rPr>
              <w:pPrChange w:id="489" w:author="R" w:date="2026-05-30T10:32:00Z">
                <w:pPr>
                  <w:jc w:val="left"/>
                  <w:cnfStyle w:val="000000000000" w:firstRow="0" w:lastRow="0" w:firstColumn="0" w:lastColumn="0" w:oddVBand="0" w:evenVBand="0" w:oddHBand="0" w:evenHBand="0" w:firstRowFirstColumn="0" w:firstRowLastColumn="0" w:lastRowFirstColumn="0" w:lastRowLastColumn="0"/>
                </w:pPr>
              </w:pPrChange>
            </w:pPr>
            <w:ins w:id="490" w:author="R" w:date="2026-05-30T10:31:00Z">
              <w:r w:rsidRPr="00142596">
                <w:rPr>
                  <w:rFonts w:cs="B Nazanin"/>
                  <w:rPrChange w:id="491" w:author="R" w:date="2026-05-30T10:32:00Z">
                    <w:rPr/>
                  </w:rPrChange>
                </w:rPr>
                <w:t>0/04</w:t>
              </w:r>
            </w:ins>
            <w:del w:id="492" w:author="R" w:date="2026-05-30T10:31:00Z">
              <w:r w:rsidRPr="00142596" w:rsidDel="00A63F67">
                <w:rPr>
                  <w:rFonts w:ascii="IRNazanin" w:hAnsi="IRNazanin" w:cs="B Nazanin"/>
                  <w:color w:val="000000"/>
                </w:rPr>
                <w:delText>0/04</w:delText>
              </w:r>
            </w:del>
          </w:p>
        </w:tc>
      </w:tr>
      <w:tr w:rsidR="00142596" w:rsidRPr="0032771B" w14:paraId="43C02294" w14:textId="77777777" w:rsidTr="00142596">
        <w:trPr>
          <w:cnfStyle w:val="000000100000" w:firstRow="0" w:lastRow="0" w:firstColumn="0" w:lastColumn="0" w:oddVBand="0" w:evenVBand="0" w:oddHBand="1" w:evenHBand="0" w:firstRowFirstColumn="0" w:firstRowLastColumn="0" w:lastRowFirstColumn="0" w:lastRowLastColumn="0"/>
          <w:trHeight w:val="273"/>
          <w:jc w:val="center"/>
          <w:trPrChange w:id="493" w:author="R" w:date="2026-05-30T10:32:00Z">
            <w:trPr>
              <w:trHeight w:val="273"/>
              <w:jc w:val="center"/>
            </w:trPr>
          </w:trPrChange>
        </w:trPr>
        <w:tc>
          <w:tcPr>
            <w:cnfStyle w:val="001000000000" w:firstRow="0" w:lastRow="0" w:firstColumn="1" w:lastColumn="0" w:oddVBand="0" w:evenVBand="0" w:oddHBand="0" w:evenHBand="0" w:firstRowFirstColumn="0" w:firstRowLastColumn="0" w:lastRowFirstColumn="0" w:lastRowLastColumn="0"/>
            <w:tcW w:w="0" w:type="dxa"/>
            <w:tcPrChange w:id="494" w:author="R" w:date="2026-05-30T10:32:00Z">
              <w:tcPr>
                <w:tcW w:w="1414" w:type="dxa"/>
              </w:tcPr>
            </w:tcPrChange>
          </w:tcPr>
          <w:p w14:paraId="438B201C" w14:textId="40AA441C" w:rsidR="00142596" w:rsidRPr="00142596" w:rsidRDefault="00142596">
            <w:pPr>
              <w:jc w:val="center"/>
              <w:cnfStyle w:val="001000100000" w:firstRow="0" w:lastRow="0" w:firstColumn="1" w:lastColumn="0" w:oddVBand="0" w:evenVBand="0" w:oddHBand="1" w:evenHBand="0" w:firstRowFirstColumn="0" w:firstRowLastColumn="0" w:lastRowFirstColumn="0" w:lastRowLastColumn="0"/>
              <w:rPr>
                <w:rFonts w:ascii="IRNazanin" w:hAnsi="IRNazanin" w:cs="B Nazanin"/>
                <w:b w:val="0"/>
                <w:bCs w:val="0"/>
                <w:rtl/>
                <w:lang w:bidi="fa-IR"/>
                <w:rPrChange w:id="495" w:author="R" w:date="2026-05-30T10:32:00Z">
                  <w:rPr>
                    <w:rFonts w:ascii="IRNazanin" w:hAnsi="IRNazanin" w:cs="B Nazanin"/>
                    <w:rtl/>
                    <w:lang w:bidi="fa-IR"/>
                  </w:rPr>
                </w:rPrChange>
              </w:rPr>
              <w:pPrChange w:id="496" w:author="R" w:date="2026-05-30T10:32:00Z">
                <w:pPr>
                  <w:jc w:val="left"/>
                  <w:cnfStyle w:val="001000100000" w:firstRow="0" w:lastRow="0" w:firstColumn="1" w:lastColumn="0" w:oddVBand="0" w:evenVBand="0" w:oddHBand="1" w:evenHBand="0" w:firstRowFirstColumn="0" w:firstRowLastColumn="0" w:lastRowFirstColumn="0" w:lastRowLastColumn="0"/>
                </w:pPr>
              </w:pPrChange>
            </w:pPr>
            <w:ins w:id="497" w:author="R" w:date="2026-05-30T10:31:00Z">
              <w:r w:rsidRPr="00142596">
                <w:rPr>
                  <w:rFonts w:cs="B Nazanin" w:hint="eastAsia"/>
                  <w:rtl/>
                  <w:rPrChange w:id="498" w:author="R" w:date="2026-05-30T10:32:00Z">
                    <w:rPr>
                      <w:rFonts w:hint="eastAsia"/>
                      <w:rtl/>
                    </w:rPr>
                  </w:rPrChange>
                </w:rPr>
                <w:t>صفر</w:t>
              </w:r>
            </w:ins>
            <w:del w:id="499" w:author="R" w:date="2026-05-30T10:31:00Z">
              <w:r w:rsidRPr="00142596" w:rsidDel="00A63F67">
                <w:rPr>
                  <w:rFonts w:ascii="IRNazanin" w:hAnsi="IRNazanin" w:cs="B Nazanin"/>
                  <w:color w:val="000000"/>
                  <w:rtl/>
                </w:rPr>
                <w:delText>صفر</w:delText>
              </w:r>
            </w:del>
          </w:p>
        </w:tc>
        <w:tc>
          <w:tcPr>
            <w:tcW w:w="0" w:type="dxa"/>
            <w:tcPrChange w:id="500" w:author="R" w:date="2026-05-30T10:32:00Z">
              <w:tcPr>
                <w:tcW w:w="1222" w:type="dxa"/>
              </w:tcPr>
            </w:tcPrChange>
          </w:tcPr>
          <w:p w14:paraId="4B5B99F4" w14:textId="2D96A883" w:rsidR="00142596" w:rsidRPr="00142596" w:rsidRDefault="00142596">
            <w:pPr>
              <w:jc w:val="center"/>
              <w:cnfStyle w:val="000000100000" w:firstRow="0" w:lastRow="0" w:firstColumn="0" w:lastColumn="0" w:oddVBand="0" w:evenVBand="0" w:oddHBand="1" w:evenHBand="0" w:firstRowFirstColumn="0" w:firstRowLastColumn="0" w:lastRowFirstColumn="0" w:lastRowLastColumn="0"/>
              <w:rPr>
                <w:rFonts w:ascii="IRNazanin" w:hAnsi="IRNazanin" w:cs="B Nazanin"/>
                <w:rtl/>
                <w:lang w:bidi="fa-IR"/>
              </w:rPr>
              <w:pPrChange w:id="501" w:author="R" w:date="2026-05-30T10:32:00Z">
                <w:pPr>
                  <w:jc w:val="left"/>
                  <w:cnfStyle w:val="000000100000" w:firstRow="0" w:lastRow="0" w:firstColumn="0" w:lastColumn="0" w:oddVBand="0" w:evenVBand="0" w:oddHBand="1" w:evenHBand="0" w:firstRowFirstColumn="0" w:firstRowLastColumn="0" w:lastRowFirstColumn="0" w:lastRowLastColumn="0"/>
                </w:pPr>
              </w:pPrChange>
            </w:pPr>
            <w:ins w:id="502" w:author="R" w:date="2026-05-30T10:31:00Z">
              <w:r w:rsidRPr="00142596">
                <w:rPr>
                  <w:rFonts w:cs="B Nazanin"/>
                  <w:rPrChange w:id="503" w:author="R" w:date="2026-05-30T10:32:00Z">
                    <w:rPr/>
                  </w:rPrChange>
                </w:rPr>
                <w:t>165094</w:t>
              </w:r>
            </w:ins>
            <w:del w:id="504" w:author="R" w:date="2026-05-30T10:31:00Z">
              <w:r w:rsidRPr="00142596" w:rsidDel="00A63F67">
                <w:rPr>
                  <w:rFonts w:ascii="IRNazanin" w:hAnsi="IRNazanin" w:cs="B Nazanin"/>
                  <w:color w:val="000000"/>
                </w:rPr>
                <w:delText>165094</w:delText>
              </w:r>
            </w:del>
          </w:p>
        </w:tc>
        <w:tc>
          <w:tcPr>
            <w:tcW w:w="1416" w:type="dxa"/>
            <w:tcPrChange w:id="505" w:author="R" w:date="2026-05-30T10:32:00Z">
              <w:tcPr>
                <w:tcW w:w="1068" w:type="dxa"/>
              </w:tcPr>
            </w:tcPrChange>
          </w:tcPr>
          <w:p w14:paraId="142DFFEF" w14:textId="26163DC8" w:rsidR="00142596" w:rsidRPr="00142596" w:rsidRDefault="00142596">
            <w:pPr>
              <w:jc w:val="center"/>
              <w:cnfStyle w:val="000000100000" w:firstRow="0" w:lastRow="0" w:firstColumn="0" w:lastColumn="0" w:oddVBand="0" w:evenVBand="0" w:oddHBand="1" w:evenHBand="0" w:firstRowFirstColumn="0" w:firstRowLastColumn="0" w:lastRowFirstColumn="0" w:lastRowLastColumn="0"/>
              <w:rPr>
                <w:rFonts w:ascii="IRNazanin" w:hAnsi="IRNazanin" w:cs="B Nazanin"/>
                <w:rtl/>
                <w:lang w:bidi="fa-IR"/>
              </w:rPr>
              <w:pPrChange w:id="506" w:author="R" w:date="2026-05-30T10:32:00Z">
                <w:pPr>
                  <w:jc w:val="left"/>
                  <w:cnfStyle w:val="000000100000" w:firstRow="0" w:lastRow="0" w:firstColumn="0" w:lastColumn="0" w:oddVBand="0" w:evenVBand="0" w:oddHBand="1" w:evenHBand="0" w:firstRowFirstColumn="0" w:firstRowLastColumn="0" w:lastRowFirstColumn="0" w:lastRowLastColumn="0"/>
                </w:pPr>
              </w:pPrChange>
            </w:pPr>
            <w:ins w:id="507" w:author="R" w:date="2026-05-30T10:31:00Z">
              <w:r w:rsidRPr="00142596">
                <w:rPr>
                  <w:rFonts w:cs="B Nazanin"/>
                  <w:rPrChange w:id="508" w:author="R" w:date="2026-05-30T10:32:00Z">
                    <w:rPr/>
                  </w:rPrChange>
                </w:rPr>
                <w:t>39/12</w:t>
              </w:r>
            </w:ins>
            <w:del w:id="509" w:author="R" w:date="2026-05-30T10:31:00Z">
              <w:r w:rsidRPr="00142596" w:rsidDel="00A63F67">
                <w:rPr>
                  <w:rFonts w:ascii="IRNazanin" w:hAnsi="IRNazanin" w:cs="B Nazanin"/>
                  <w:color w:val="000000"/>
                </w:rPr>
                <w:delText>39/12</w:delText>
              </w:r>
            </w:del>
          </w:p>
        </w:tc>
      </w:tr>
      <w:tr w:rsidR="00142596" w:rsidRPr="0032771B" w14:paraId="668F5F50" w14:textId="77777777" w:rsidTr="00142596">
        <w:trPr>
          <w:trHeight w:val="289"/>
          <w:jc w:val="center"/>
          <w:trPrChange w:id="510" w:author="R" w:date="2026-05-30T10:32:00Z">
            <w:trPr>
              <w:trHeight w:val="289"/>
              <w:jc w:val="center"/>
            </w:trPr>
          </w:trPrChange>
        </w:trPr>
        <w:tc>
          <w:tcPr>
            <w:cnfStyle w:val="001000000000" w:firstRow="0" w:lastRow="0" w:firstColumn="1" w:lastColumn="0" w:oddVBand="0" w:evenVBand="0" w:oddHBand="0" w:evenHBand="0" w:firstRowFirstColumn="0" w:firstRowLastColumn="0" w:lastRowFirstColumn="0" w:lastRowLastColumn="0"/>
            <w:tcW w:w="0" w:type="dxa"/>
            <w:tcPrChange w:id="511" w:author="R" w:date="2026-05-30T10:32:00Z">
              <w:tcPr>
                <w:tcW w:w="1414" w:type="dxa"/>
              </w:tcPr>
            </w:tcPrChange>
          </w:tcPr>
          <w:p w14:paraId="3CFB6ECB" w14:textId="264B577F" w:rsidR="00142596" w:rsidRPr="00142596" w:rsidRDefault="00142596">
            <w:pPr>
              <w:jc w:val="center"/>
              <w:rPr>
                <w:rFonts w:ascii="IRNazanin" w:hAnsi="IRNazanin" w:cs="B Nazanin"/>
                <w:b w:val="0"/>
                <w:bCs w:val="0"/>
                <w:rtl/>
                <w:lang w:bidi="fa-IR"/>
                <w:rPrChange w:id="512" w:author="R" w:date="2026-05-30T10:32:00Z">
                  <w:rPr>
                    <w:rFonts w:ascii="IRNazanin" w:hAnsi="IRNazanin" w:cs="B Nazanin"/>
                    <w:rtl/>
                    <w:lang w:bidi="fa-IR"/>
                  </w:rPr>
                </w:rPrChange>
              </w:rPr>
              <w:pPrChange w:id="513" w:author="R" w:date="2026-05-30T10:32:00Z">
                <w:pPr>
                  <w:jc w:val="left"/>
                </w:pPr>
              </w:pPrChange>
            </w:pPr>
            <w:ins w:id="514" w:author="R" w:date="2026-05-30T10:31:00Z">
              <w:r w:rsidRPr="00142596">
                <w:rPr>
                  <w:rFonts w:cs="B Nazanin" w:hint="eastAsia"/>
                  <w:rtl/>
                  <w:rPrChange w:id="515" w:author="R" w:date="2026-05-30T10:32:00Z">
                    <w:rPr>
                      <w:rFonts w:hint="eastAsia"/>
                      <w:rtl/>
                    </w:rPr>
                  </w:rPrChange>
                </w:rPr>
                <w:t>سا</w:t>
              </w:r>
              <w:r w:rsidRPr="00142596">
                <w:rPr>
                  <w:rFonts w:cs="B Nazanin" w:hint="cs"/>
                  <w:rtl/>
                  <w:rPrChange w:id="516" w:author="R" w:date="2026-05-30T10:32:00Z">
                    <w:rPr>
                      <w:rFonts w:hint="cs"/>
                      <w:rtl/>
                    </w:rPr>
                  </w:rPrChange>
                </w:rPr>
                <w:t>ی</w:t>
              </w:r>
              <w:r w:rsidRPr="00142596">
                <w:rPr>
                  <w:rFonts w:cs="B Nazanin" w:hint="eastAsia"/>
                  <w:rtl/>
                  <w:rPrChange w:id="517" w:author="R" w:date="2026-05-30T10:32:00Z">
                    <w:rPr>
                      <w:rFonts w:hint="eastAsia"/>
                      <w:rtl/>
                    </w:rPr>
                  </w:rPrChange>
                </w:rPr>
                <w:t>ر</w:t>
              </w:r>
            </w:ins>
            <w:del w:id="518" w:author="R" w:date="2026-05-30T10:31:00Z">
              <w:r w:rsidRPr="00142596" w:rsidDel="00A63F67">
                <w:rPr>
                  <w:rFonts w:ascii="IRNazanin" w:hAnsi="IRNazanin" w:cs="B Nazanin"/>
                  <w:color w:val="000000"/>
                  <w:rtl/>
                </w:rPr>
                <w:delText>سا</w:delText>
              </w:r>
              <w:r w:rsidRPr="00142596" w:rsidDel="00A63F67">
                <w:rPr>
                  <w:rFonts w:ascii="IRNazanin" w:hAnsi="IRNazanin" w:cs="B Nazanin" w:hint="cs"/>
                  <w:color w:val="000000"/>
                  <w:rtl/>
                </w:rPr>
                <w:delText>ی</w:delText>
              </w:r>
              <w:r w:rsidRPr="00142596" w:rsidDel="00A63F67">
                <w:rPr>
                  <w:rFonts w:ascii="IRNazanin" w:hAnsi="IRNazanin" w:cs="B Nazanin" w:hint="eastAsia"/>
                  <w:color w:val="000000"/>
                  <w:rtl/>
                </w:rPr>
                <w:delText>ر</w:delText>
              </w:r>
            </w:del>
          </w:p>
        </w:tc>
        <w:tc>
          <w:tcPr>
            <w:tcW w:w="0" w:type="dxa"/>
            <w:tcPrChange w:id="519" w:author="R" w:date="2026-05-30T10:32:00Z">
              <w:tcPr>
                <w:tcW w:w="1222" w:type="dxa"/>
              </w:tcPr>
            </w:tcPrChange>
          </w:tcPr>
          <w:p w14:paraId="14D63239" w14:textId="493943E2" w:rsidR="00142596" w:rsidRPr="00142596" w:rsidRDefault="00142596">
            <w:pPr>
              <w:jc w:val="center"/>
              <w:cnfStyle w:val="000000000000" w:firstRow="0" w:lastRow="0" w:firstColumn="0" w:lastColumn="0" w:oddVBand="0" w:evenVBand="0" w:oddHBand="0" w:evenHBand="0" w:firstRowFirstColumn="0" w:firstRowLastColumn="0" w:lastRowFirstColumn="0" w:lastRowLastColumn="0"/>
              <w:rPr>
                <w:rFonts w:ascii="IRNazanin" w:hAnsi="IRNazanin" w:cs="B Nazanin"/>
                <w:rtl/>
                <w:lang w:bidi="fa-IR"/>
              </w:rPr>
              <w:pPrChange w:id="520" w:author="R" w:date="2026-05-30T10:32:00Z">
                <w:pPr>
                  <w:jc w:val="left"/>
                  <w:cnfStyle w:val="000000000000" w:firstRow="0" w:lastRow="0" w:firstColumn="0" w:lastColumn="0" w:oddVBand="0" w:evenVBand="0" w:oddHBand="0" w:evenHBand="0" w:firstRowFirstColumn="0" w:firstRowLastColumn="0" w:lastRowFirstColumn="0" w:lastRowLastColumn="0"/>
                </w:pPr>
              </w:pPrChange>
            </w:pPr>
            <w:ins w:id="521" w:author="R" w:date="2026-05-30T10:31:00Z">
              <w:r w:rsidRPr="00142596">
                <w:rPr>
                  <w:rFonts w:cs="B Nazanin"/>
                  <w:rPrChange w:id="522" w:author="R" w:date="2026-05-30T10:32:00Z">
                    <w:rPr/>
                  </w:rPrChange>
                </w:rPr>
                <w:t>169424</w:t>
              </w:r>
            </w:ins>
            <w:del w:id="523" w:author="R" w:date="2026-05-30T10:31:00Z">
              <w:r w:rsidRPr="00142596" w:rsidDel="00A63F67">
                <w:rPr>
                  <w:rFonts w:ascii="IRNazanin" w:hAnsi="IRNazanin" w:cs="B Nazanin"/>
                  <w:color w:val="000000"/>
                </w:rPr>
                <w:delText>169424</w:delText>
              </w:r>
            </w:del>
          </w:p>
        </w:tc>
        <w:tc>
          <w:tcPr>
            <w:tcW w:w="1416" w:type="dxa"/>
            <w:tcPrChange w:id="524" w:author="R" w:date="2026-05-30T10:32:00Z">
              <w:tcPr>
                <w:tcW w:w="1068" w:type="dxa"/>
              </w:tcPr>
            </w:tcPrChange>
          </w:tcPr>
          <w:p w14:paraId="78516B54" w14:textId="2A6FB45B" w:rsidR="00142596" w:rsidRPr="00142596" w:rsidRDefault="00142596">
            <w:pPr>
              <w:jc w:val="center"/>
              <w:cnfStyle w:val="000000000000" w:firstRow="0" w:lastRow="0" w:firstColumn="0" w:lastColumn="0" w:oddVBand="0" w:evenVBand="0" w:oddHBand="0" w:evenHBand="0" w:firstRowFirstColumn="0" w:firstRowLastColumn="0" w:lastRowFirstColumn="0" w:lastRowLastColumn="0"/>
              <w:rPr>
                <w:rFonts w:ascii="IRNazanin" w:hAnsi="IRNazanin" w:cs="B Nazanin"/>
                <w:rtl/>
                <w:lang w:bidi="fa-IR"/>
              </w:rPr>
              <w:pPrChange w:id="525" w:author="R" w:date="2026-05-30T10:32:00Z">
                <w:pPr>
                  <w:jc w:val="left"/>
                  <w:cnfStyle w:val="000000000000" w:firstRow="0" w:lastRow="0" w:firstColumn="0" w:lastColumn="0" w:oddVBand="0" w:evenVBand="0" w:oddHBand="0" w:evenHBand="0" w:firstRowFirstColumn="0" w:firstRowLastColumn="0" w:lastRowFirstColumn="0" w:lastRowLastColumn="0"/>
                </w:pPr>
              </w:pPrChange>
            </w:pPr>
            <w:ins w:id="526" w:author="R" w:date="2026-05-30T10:31:00Z">
              <w:r w:rsidRPr="00142596">
                <w:rPr>
                  <w:rFonts w:cs="B Nazanin"/>
                  <w:rPrChange w:id="527" w:author="R" w:date="2026-05-30T10:32:00Z">
                    <w:rPr/>
                  </w:rPrChange>
                </w:rPr>
                <w:t>40/16</w:t>
              </w:r>
            </w:ins>
            <w:del w:id="528" w:author="R" w:date="2026-05-30T10:31:00Z">
              <w:r w:rsidRPr="00142596" w:rsidDel="00A63F67">
                <w:rPr>
                  <w:rFonts w:ascii="IRNazanin" w:hAnsi="IRNazanin" w:cs="B Nazanin"/>
                  <w:color w:val="000000"/>
                </w:rPr>
                <w:delText>40/16</w:delText>
              </w:r>
            </w:del>
          </w:p>
        </w:tc>
      </w:tr>
      <w:tr w:rsidR="00142596" w:rsidRPr="0032771B" w14:paraId="3C05C5F5" w14:textId="77777777" w:rsidTr="00142596">
        <w:trPr>
          <w:cnfStyle w:val="000000100000" w:firstRow="0" w:lastRow="0" w:firstColumn="0" w:lastColumn="0" w:oddVBand="0" w:evenVBand="0" w:oddHBand="1" w:evenHBand="0" w:firstRowFirstColumn="0" w:firstRowLastColumn="0" w:lastRowFirstColumn="0" w:lastRowLastColumn="0"/>
          <w:trHeight w:val="289"/>
          <w:jc w:val="center"/>
          <w:ins w:id="529" w:author="R" w:date="2026-05-30T10:31:00Z"/>
          <w:trPrChange w:id="530" w:author="R" w:date="2026-05-30T10:32:00Z">
            <w:trPr>
              <w:trHeight w:val="289"/>
              <w:jc w:val="center"/>
            </w:trPr>
          </w:trPrChange>
        </w:trPr>
        <w:tc>
          <w:tcPr>
            <w:cnfStyle w:val="001000000000" w:firstRow="0" w:lastRow="0" w:firstColumn="1" w:lastColumn="0" w:oddVBand="0" w:evenVBand="0" w:oddHBand="0" w:evenHBand="0" w:firstRowFirstColumn="0" w:firstRowLastColumn="0" w:lastRowFirstColumn="0" w:lastRowLastColumn="0"/>
            <w:tcW w:w="0" w:type="dxa"/>
            <w:tcPrChange w:id="531" w:author="R" w:date="2026-05-30T10:32:00Z">
              <w:tcPr>
                <w:tcW w:w="1414" w:type="dxa"/>
              </w:tcPr>
            </w:tcPrChange>
          </w:tcPr>
          <w:p w14:paraId="1A268C7F" w14:textId="1A66CFE4" w:rsidR="00142596" w:rsidRPr="00142596" w:rsidRDefault="00142596">
            <w:pPr>
              <w:jc w:val="center"/>
              <w:cnfStyle w:val="001000100000" w:firstRow="0" w:lastRow="0" w:firstColumn="1" w:lastColumn="0" w:oddVBand="0" w:evenVBand="0" w:oddHBand="1" w:evenHBand="0" w:firstRowFirstColumn="0" w:firstRowLastColumn="0" w:lastRowFirstColumn="0" w:lastRowLastColumn="0"/>
              <w:rPr>
                <w:ins w:id="532" w:author="R" w:date="2026-05-30T10:31:00Z"/>
                <w:rFonts w:ascii="IRNazanin" w:hAnsi="IRNazanin" w:cs="B Nazanin"/>
                <w:b w:val="0"/>
                <w:bCs w:val="0"/>
                <w:color w:val="000000"/>
                <w:rtl/>
                <w:rPrChange w:id="533" w:author="R" w:date="2026-05-30T10:32:00Z">
                  <w:rPr>
                    <w:ins w:id="534" w:author="R" w:date="2026-05-30T10:31:00Z"/>
                    <w:rFonts w:ascii="IRNazanin" w:hAnsi="IRNazanin" w:cs="B Nazanin"/>
                    <w:color w:val="000000"/>
                    <w:rtl/>
                  </w:rPr>
                </w:rPrChange>
              </w:rPr>
              <w:pPrChange w:id="535" w:author="R" w:date="2026-05-30T10:32:00Z">
                <w:pPr>
                  <w:jc w:val="left"/>
                  <w:cnfStyle w:val="001000100000" w:firstRow="0" w:lastRow="0" w:firstColumn="1" w:lastColumn="0" w:oddVBand="0" w:evenVBand="0" w:oddHBand="1" w:evenHBand="0" w:firstRowFirstColumn="0" w:firstRowLastColumn="0" w:lastRowFirstColumn="0" w:lastRowLastColumn="0"/>
                </w:pPr>
              </w:pPrChange>
            </w:pPr>
            <w:ins w:id="536" w:author="R" w:date="2026-05-30T10:31:00Z">
              <w:r w:rsidRPr="00142596">
                <w:rPr>
                  <w:rFonts w:cs="B Nazanin" w:hint="eastAsia"/>
                  <w:rtl/>
                  <w:rPrChange w:id="537" w:author="R" w:date="2026-05-30T10:32:00Z">
                    <w:rPr>
                      <w:rFonts w:hint="eastAsia"/>
                      <w:rtl/>
                    </w:rPr>
                  </w:rPrChange>
                </w:rPr>
                <w:t>کل</w:t>
              </w:r>
            </w:ins>
          </w:p>
        </w:tc>
        <w:tc>
          <w:tcPr>
            <w:tcW w:w="0" w:type="dxa"/>
            <w:tcPrChange w:id="538" w:author="R" w:date="2026-05-30T10:32:00Z">
              <w:tcPr>
                <w:tcW w:w="1222" w:type="dxa"/>
              </w:tcPr>
            </w:tcPrChange>
          </w:tcPr>
          <w:p w14:paraId="53E8991C" w14:textId="75422695" w:rsidR="00142596" w:rsidRPr="00142596" w:rsidRDefault="00142596">
            <w:pPr>
              <w:jc w:val="center"/>
              <w:cnfStyle w:val="000000100000" w:firstRow="0" w:lastRow="0" w:firstColumn="0" w:lastColumn="0" w:oddVBand="0" w:evenVBand="0" w:oddHBand="1" w:evenHBand="0" w:firstRowFirstColumn="0" w:firstRowLastColumn="0" w:lastRowFirstColumn="0" w:lastRowLastColumn="0"/>
              <w:rPr>
                <w:ins w:id="539" w:author="R" w:date="2026-05-30T10:31:00Z"/>
                <w:rFonts w:ascii="IRNazanin" w:hAnsi="IRNazanin" w:cs="B Nazanin"/>
                <w:color w:val="000000"/>
              </w:rPr>
              <w:pPrChange w:id="540" w:author="R" w:date="2026-05-30T10:32:00Z">
                <w:pPr>
                  <w:jc w:val="left"/>
                  <w:cnfStyle w:val="000000100000" w:firstRow="0" w:lastRow="0" w:firstColumn="0" w:lastColumn="0" w:oddVBand="0" w:evenVBand="0" w:oddHBand="1" w:evenHBand="0" w:firstRowFirstColumn="0" w:firstRowLastColumn="0" w:lastRowFirstColumn="0" w:lastRowLastColumn="0"/>
                </w:pPr>
              </w:pPrChange>
            </w:pPr>
            <w:ins w:id="541" w:author="R" w:date="2026-05-30T10:31:00Z">
              <w:r w:rsidRPr="00142596">
                <w:rPr>
                  <w:rFonts w:cs="B Nazanin"/>
                  <w:rPrChange w:id="542" w:author="R" w:date="2026-05-30T10:32:00Z">
                    <w:rPr/>
                  </w:rPrChange>
                </w:rPr>
                <w:t>421941</w:t>
              </w:r>
            </w:ins>
          </w:p>
        </w:tc>
        <w:tc>
          <w:tcPr>
            <w:tcW w:w="1416" w:type="dxa"/>
            <w:tcPrChange w:id="543" w:author="R" w:date="2026-05-30T10:32:00Z">
              <w:tcPr>
                <w:tcW w:w="1068" w:type="dxa"/>
              </w:tcPr>
            </w:tcPrChange>
          </w:tcPr>
          <w:p w14:paraId="1D46B11F" w14:textId="05CF0A48" w:rsidR="00142596" w:rsidRPr="00142596" w:rsidRDefault="00142596">
            <w:pPr>
              <w:jc w:val="center"/>
              <w:cnfStyle w:val="000000100000" w:firstRow="0" w:lastRow="0" w:firstColumn="0" w:lastColumn="0" w:oddVBand="0" w:evenVBand="0" w:oddHBand="1" w:evenHBand="0" w:firstRowFirstColumn="0" w:firstRowLastColumn="0" w:lastRowFirstColumn="0" w:lastRowLastColumn="0"/>
              <w:rPr>
                <w:ins w:id="544" w:author="R" w:date="2026-05-30T10:31:00Z"/>
                <w:rFonts w:ascii="IRNazanin" w:hAnsi="IRNazanin" w:cs="B Nazanin"/>
                <w:color w:val="000000"/>
              </w:rPr>
              <w:pPrChange w:id="545" w:author="R" w:date="2026-05-30T10:32:00Z">
                <w:pPr>
                  <w:jc w:val="left"/>
                  <w:cnfStyle w:val="000000100000" w:firstRow="0" w:lastRow="0" w:firstColumn="0" w:lastColumn="0" w:oddVBand="0" w:evenVBand="0" w:oddHBand="1" w:evenHBand="0" w:firstRowFirstColumn="0" w:firstRowLastColumn="0" w:lastRowFirstColumn="0" w:lastRowLastColumn="0"/>
                </w:pPr>
              </w:pPrChange>
            </w:pPr>
            <w:ins w:id="546" w:author="R" w:date="2026-05-30T10:31:00Z">
              <w:r w:rsidRPr="00142596">
                <w:rPr>
                  <w:rFonts w:cs="B Nazanin"/>
                  <w:rPrChange w:id="547" w:author="R" w:date="2026-05-30T10:32:00Z">
                    <w:rPr/>
                  </w:rPrChange>
                </w:rPr>
                <w:t>100</w:t>
              </w:r>
            </w:ins>
          </w:p>
        </w:tc>
      </w:tr>
    </w:tbl>
    <w:p w14:paraId="0DE93063" w14:textId="77777777" w:rsidR="00AB456B" w:rsidRPr="0032771B" w:rsidRDefault="00AB456B" w:rsidP="00462AF9">
      <w:pPr>
        <w:pStyle w:val="Caption"/>
        <w:jc w:val="center"/>
        <w:rPr>
          <w:rFonts w:ascii="IRNazanin" w:hAnsi="IRNazanin" w:cs="B Nazanin"/>
          <w:rtl/>
        </w:rPr>
      </w:pPr>
    </w:p>
    <w:p w14:paraId="153D7576" w14:textId="584C60D0" w:rsidR="00AB456B" w:rsidRPr="00E77F89" w:rsidDel="00142596" w:rsidRDefault="00D914F4" w:rsidP="00462AF9">
      <w:pPr>
        <w:rPr>
          <w:del w:id="548" w:author="R" w:date="2026-05-30T10:33:00Z"/>
          <w:rFonts w:ascii="IRNazanin" w:hAnsi="IRNazanin" w:cs="B Nazanin"/>
          <w:sz w:val="24"/>
          <w:szCs w:val="24"/>
          <w:rtl/>
          <w:lang w:bidi="fa-IR"/>
        </w:rPr>
      </w:pPr>
      <w:r w:rsidRPr="00E77F89">
        <w:rPr>
          <w:rFonts w:ascii="IRNazanin" w:hAnsi="IRNazanin" w:cs="B Nazanin"/>
          <w:sz w:val="24"/>
          <w:szCs w:val="24"/>
          <w:rtl/>
          <w:lang w:bidi="fa-IR"/>
        </w:rPr>
        <w:t xml:space="preserve">داده گمشده می تواند به دلیل مشکلاتی در ارسال داده </w:t>
      </w:r>
      <w:ins w:id="549" w:author="R" w:date="2026-05-30T10:23:00Z">
        <w:r w:rsidR="0035553B">
          <w:rPr>
            <w:rFonts w:ascii="IRNazanin" w:hAnsi="IRNazanin" w:cs="B Nazanin" w:hint="cs"/>
            <w:sz w:val="24"/>
            <w:szCs w:val="24"/>
            <w:rtl/>
            <w:lang w:bidi="fa-IR"/>
          </w:rPr>
          <w:t xml:space="preserve">یا نقص فنی کنتور </w:t>
        </w:r>
      </w:ins>
      <w:del w:id="550" w:author="R" w:date="2026-05-30T10:23:00Z">
        <w:r w:rsidRPr="00E77F89" w:rsidDel="0035553B">
          <w:rPr>
            <w:rFonts w:ascii="IRNazanin" w:hAnsi="IRNazanin" w:cs="B Nazanin"/>
            <w:sz w:val="24"/>
            <w:szCs w:val="24"/>
            <w:rtl/>
            <w:lang w:bidi="fa-IR"/>
          </w:rPr>
          <w:delText xml:space="preserve">مثل زمان جنگ رمضان </w:delText>
        </w:r>
      </w:del>
      <w:r w:rsidRPr="00E77F89">
        <w:rPr>
          <w:rFonts w:ascii="IRNazanin" w:hAnsi="IRNazanin" w:cs="B Nazanin"/>
          <w:sz w:val="24"/>
          <w:szCs w:val="24"/>
          <w:rtl/>
          <w:lang w:bidi="fa-IR"/>
        </w:rPr>
        <w:t xml:space="preserve">باشد. مشکل اصلی داده گمشده این است که بخش‌هایی از واقعیت را از دست می‌دهیم که می توانست بخشی از یک واقعیت مهم باشد. این باعث می‌شود در تعمیم تحلیل به کل دیتاست با ابهام روبرو شویم. </w:t>
      </w:r>
      <w:ins w:id="551" w:author="R" w:date="2026-05-30T10:34:00Z">
        <w:r w:rsidR="00A650E5">
          <w:rPr>
            <w:rFonts w:ascii="IRNazanin" w:hAnsi="IRNazanin" w:cs="B Nazanin" w:hint="cs"/>
            <w:sz w:val="24"/>
            <w:szCs w:val="24"/>
            <w:rtl/>
            <w:lang w:bidi="fa-IR"/>
          </w:rPr>
          <w:t>داده منفی</w:t>
        </w:r>
      </w:ins>
      <w:ins w:id="552" w:author="R" w:date="2026-05-30T10:36:00Z">
        <w:r w:rsidR="00A650E5">
          <w:rPr>
            <w:rFonts w:ascii="IRNazanin" w:hAnsi="IRNazanin" w:cs="B Nazanin" w:hint="cs"/>
            <w:sz w:val="24"/>
            <w:szCs w:val="24"/>
            <w:rtl/>
            <w:lang w:bidi="fa-IR"/>
          </w:rPr>
          <w:t xml:space="preserve"> معمولا</w:t>
        </w:r>
      </w:ins>
      <w:ins w:id="553" w:author="R" w:date="2026-05-30T10:34:00Z">
        <w:r w:rsidR="00A650E5">
          <w:rPr>
            <w:rFonts w:ascii="IRNazanin" w:hAnsi="IRNazanin" w:cs="B Nazanin" w:hint="cs"/>
            <w:sz w:val="24"/>
            <w:szCs w:val="24"/>
            <w:rtl/>
            <w:lang w:bidi="fa-IR"/>
          </w:rPr>
          <w:t xml:space="preserve"> به دلیل نقص فنی </w:t>
        </w:r>
      </w:ins>
      <w:ins w:id="554" w:author="R" w:date="2026-05-30T10:37:00Z">
        <w:r w:rsidR="00A650E5">
          <w:rPr>
            <w:rFonts w:ascii="IRNazanin" w:hAnsi="IRNazanin" w:cs="B Nazanin" w:hint="cs"/>
            <w:sz w:val="24"/>
            <w:szCs w:val="24"/>
            <w:rtl/>
            <w:lang w:bidi="fa-IR"/>
          </w:rPr>
          <w:t>پدیدار می‌شوند</w:t>
        </w:r>
      </w:ins>
      <w:ins w:id="555" w:author="R" w:date="2026-05-30T10:36:00Z">
        <w:r w:rsidR="00A650E5">
          <w:rPr>
            <w:rFonts w:ascii="IRNazanin" w:hAnsi="IRNazanin" w:cs="B Nazanin" w:hint="cs"/>
            <w:sz w:val="24"/>
            <w:szCs w:val="24"/>
            <w:rtl/>
            <w:lang w:bidi="fa-IR"/>
          </w:rPr>
          <w:t xml:space="preserve">. </w:t>
        </w:r>
      </w:ins>
    </w:p>
    <w:p w14:paraId="74775DC1" w14:textId="052AFE35" w:rsidR="00D914F4" w:rsidRPr="00E77F89" w:rsidDel="00142596" w:rsidRDefault="00D914F4" w:rsidP="00732382">
      <w:pPr>
        <w:rPr>
          <w:del w:id="556" w:author="R" w:date="2026-05-30T10:33:00Z"/>
          <w:rFonts w:ascii="IRNazanin" w:hAnsi="IRNazanin" w:cs="B Nazanin"/>
          <w:sz w:val="24"/>
          <w:szCs w:val="24"/>
          <w:rtl/>
          <w:lang w:bidi="fa-IR"/>
        </w:rPr>
      </w:pPr>
      <w:r w:rsidRPr="00E77F89">
        <w:rPr>
          <w:rFonts w:ascii="IRNazanin" w:hAnsi="IRNazanin" w:cs="B Nazanin"/>
          <w:sz w:val="24"/>
          <w:szCs w:val="24"/>
          <w:rtl/>
          <w:lang w:bidi="fa-IR"/>
        </w:rPr>
        <w:t xml:space="preserve">مشکل اصلی داده‌های منفی این است که به ما </w:t>
      </w:r>
      <w:r w:rsidRPr="00E77F89">
        <w:rPr>
          <w:rFonts w:ascii="IRNazanin" w:hAnsi="IRNazanin" w:cs="B Nazanin"/>
          <w:sz w:val="24"/>
          <w:szCs w:val="24"/>
          <w:rtl/>
          <w:lang w:bidi="fa-IR"/>
        </w:rPr>
        <w:lastRenderedPageBreak/>
        <w:t>تحلیل غلط از وضعیت موجود می‌ده</w:t>
      </w:r>
      <w:ins w:id="557" w:author="R" w:date="2026-05-30T10:37:00Z">
        <w:r w:rsidR="00A650E5">
          <w:rPr>
            <w:rFonts w:ascii="IRNazanin" w:hAnsi="IRNazanin" w:cs="B Nazanin" w:hint="cs"/>
            <w:sz w:val="24"/>
            <w:szCs w:val="24"/>
            <w:rtl/>
            <w:lang w:bidi="fa-IR"/>
          </w:rPr>
          <w:t>ن</w:t>
        </w:r>
      </w:ins>
      <w:r w:rsidRPr="00E77F89">
        <w:rPr>
          <w:rFonts w:ascii="IRNazanin" w:hAnsi="IRNazanin" w:cs="B Nazanin"/>
          <w:sz w:val="24"/>
          <w:szCs w:val="24"/>
          <w:rtl/>
          <w:lang w:bidi="fa-IR"/>
        </w:rPr>
        <w:t>د.</w:t>
      </w:r>
      <w:del w:id="558" w:author="R" w:date="2026-05-30T10:36:00Z">
        <w:r w:rsidRPr="00E77F89" w:rsidDel="00A650E5">
          <w:rPr>
            <w:rFonts w:ascii="IRNazanin" w:hAnsi="IRNazanin" w:cs="B Nazanin"/>
            <w:sz w:val="24"/>
            <w:szCs w:val="24"/>
            <w:rtl/>
            <w:lang w:bidi="fa-IR"/>
          </w:rPr>
          <w:delText xml:space="preserve"> این وضعیت معممولا به دلیل نقص فنی کنتور پدید می‌آید.</w:delText>
        </w:r>
      </w:del>
      <w:r w:rsidRPr="00E77F89">
        <w:rPr>
          <w:rFonts w:ascii="IRNazanin" w:hAnsi="IRNazanin" w:cs="B Nazanin"/>
          <w:sz w:val="24"/>
          <w:szCs w:val="24"/>
          <w:rtl/>
          <w:lang w:bidi="fa-IR"/>
        </w:rPr>
        <w:t xml:space="preserve"> </w:t>
      </w:r>
    </w:p>
    <w:p w14:paraId="093DE46E" w14:textId="705669B2" w:rsidR="00D914F4" w:rsidRPr="00E77F89" w:rsidDel="00A650E5" w:rsidRDefault="00D914F4">
      <w:pPr>
        <w:rPr>
          <w:del w:id="559" w:author="R" w:date="2026-05-30T10:34:00Z"/>
          <w:rFonts w:ascii="IRNazanin" w:hAnsi="IRNazanin" w:cs="B Nazanin"/>
          <w:sz w:val="24"/>
          <w:szCs w:val="24"/>
          <w:rtl/>
          <w:lang w:bidi="fa-IR"/>
        </w:rPr>
        <w:pPrChange w:id="560" w:author="R" w:date="2026-05-30T10:33:00Z">
          <w:pPr/>
        </w:pPrChange>
      </w:pPr>
      <w:r w:rsidRPr="00E77F89">
        <w:rPr>
          <w:rFonts w:ascii="IRNazanin" w:hAnsi="IRNazanin" w:cs="B Nazanin"/>
          <w:sz w:val="24"/>
          <w:szCs w:val="24"/>
          <w:rtl/>
          <w:lang w:bidi="fa-IR"/>
        </w:rPr>
        <w:t>داده‌های صفر می‌توان</w:t>
      </w:r>
      <w:ins w:id="561" w:author="R" w:date="2026-05-30T10:37:00Z">
        <w:r w:rsidR="00A650E5">
          <w:rPr>
            <w:rFonts w:ascii="IRNazanin" w:hAnsi="IRNazanin" w:cs="B Nazanin" w:hint="cs"/>
            <w:sz w:val="24"/>
            <w:szCs w:val="24"/>
            <w:rtl/>
            <w:lang w:bidi="fa-IR"/>
          </w:rPr>
          <w:t>ن</w:t>
        </w:r>
      </w:ins>
      <w:r w:rsidRPr="00E77F89">
        <w:rPr>
          <w:rFonts w:ascii="IRNazanin" w:hAnsi="IRNazanin" w:cs="B Nazanin"/>
          <w:sz w:val="24"/>
          <w:szCs w:val="24"/>
          <w:rtl/>
          <w:lang w:bidi="fa-IR"/>
        </w:rPr>
        <w:t xml:space="preserve">د نشانه مصرف واقعی صفر و در برخی موارد می‌تواند نشانه عدم ارسال داده باشد. در اینصورت </w:t>
      </w:r>
      <w:ins w:id="562" w:author="R" w:date="2026-05-30T10:37:00Z">
        <w:r w:rsidR="00A650E5">
          <w:rPr>
            <w:rFonts w:ascii="IRNazanin" w:hAnsi="IRNazanin" w:cs="B Nazanin" w:hint="cs"/>
            <w:sz w:val="24"/>
            <w:szCs w:val="24"/>
            <w:rtl/>
            <w:lang w:bidi="fa-IR"/>
          </w:rPr>
          <w:t xml:space="preserve">نتایج </w:t>
        </w:r>
      </w:ins>
      <w:r w:rsidRPr="00E77F89">
        <w:rPr>
          <w:rFonts w:ascii="IRNazanin" w:hAnsi="IRNazanin" w:cs="B Nazanin"/>
          <w:sz w:val="24"/>
          <w:szCs w:val="24"/>
          <w:rtl/>
          <w:lang w:bidi="fa-IR"/>
        </w:rPr>
        <w:t xml:space="preserve">تحلیل ما با </w:t>
      </w:r>
      <w:del w:id="563" w:author="R" w:date="2026-05-30T10:37:00Z">
        <w:r w:rsidRPr="00E77F89" w:rsidDel="00A650E5">
          <w:rPr>
            <w:rFonts w:ascii="IRNazanin" w:hAnsi="IRNazanin" w:cs="B Nazanin"/>
            <w:sz w:val="24"/>
            <w:szCs w:val="24"/>
            <w:rtl/>
            <w:lang w:bidi="fa-IR"/>
          </w:rPr>
          <w:delText xml:space="preserve">مشکل </w:delText>
        </w:r>
      </w:del>
      <w:r w:rsidRPr="00E77F89">
        <w:rPr>
          <w:rFonts w:ascii="IRNazanin" w:hAnsi="IRNazanin" w:cs="B Nazanin"/>
          <w:sz w:val="24"/>
          <w:szCs w:val="24"/>
          <w:rtl/>
          <w:lang w:bidi="fa-IR"/>
        </w:rPr>
        <w:t>تردید روبرو است. چون بخشی از داده را در اختیار داریم که صحت آن نامشخص است</w:t>
      </w:r>
      <w:del w:id="564" w:author="R" w:date="2026-05-30T10:37:00Z">
        <w:r w:rsidRPr="00E77F89" w:rsidDel="00A650E5">
          <w:rPr>
            <w:rFonts w:ascii="IRNazanin" w:hAnsi="IRNazanin" w:cs="B Nazanin"/>
            <w:sz w:val="24"/>
            <w:szCs w:val="24"/>
            <w:rtl/>
            <w:lang w:bidi="fa-IR"/>
          </w:rPr>
          <w:delText xml:space="preserve">. </w:delText>
        </w:r>
      </w:del>
      <w:ins w:id="565" w:author="R" w:date="2026-05-30T10:37:00Z">
        <w:r w:rsidR="00A650E5">
          <w:rPr>
            <w:rFonts w:ascii="IRNazanin" w:hAnsi="IRNazanin" w:cs="B Nazanin" w:hint="cs"/>
            <w:sz w:val="24"/>
            <w:szCs w:val="24"/>
            <w:rtl/>
            <w:lang w:bidi="fa-IR"/>
          </w:rPr>
          <w:t xml:space="preserve"> و </w:t>
        </w:r>
      </w:ins>
      <w:ins w:id="566" w:author="R" w:date="2026-05-30T10:38:00Z">
        <w:r w:rsidR="00A650E5">
          <w:rPr>
            <w:rFonts w:ascii="IRNazanin" w:hAnsi="IRNazanin" w:cs="B Nazanin" w:hint="cs"/>
            <w:sz w:val="24"/>
            <w:szCs w:val="24"/>
            <w:rtl/>
            <w:lang w:bidi="fa-IR"/>
          </w:rPr>
          <w:t xml:space="preserve">می‌تواند نشانه نوعی ناهنجاری در دیتاست ما باشند. </w:t>
        </w:r>
      </w:ins>
    </w:p>
    <w:p w14:paraId="46DBF3D7" w14:textId="4DAB0B36" w:rsidR="00394001" w:rsidRPr="00E77F89" w:rsidRDefault="00D914F4">
      <w:pPr>
        <w:rPr>
          <w:rFonts w:ascii="IRNazanin" w:hAnsi="IRNazanin" w:cs="B Nazanin"/>
          <w:sz w:val="24"/>
          <w:szCs w:val="24"/>
          <w:rtl/>
          <w:lang w:bidi="fa-IR"/>
        </w:rPr>
        <w:pPrChange w:id="567" w:author="R" w:date="2026-05-30T12:05:00Z">
          <w:pPr/>
        </w:pPrChange>
      </w:pPr>
      <w:r w:rsidRPr="00E77F89">
        <w:rPr>
          <w:rFonts w:ascii="IRNazanin" w:hAnsi="IRNazanin" w:cs="B Nazanin"/>
          <w:sz w:val="24"/>
          <w:szCs w:val="24"/>
          <w:rtl/>
          <w:lang w:bidi="fa-IR"/>
        </w:rPr>
        <w:t xml:space="preserve">ما با علم به این مشکلات در کیفیت داده به سمت </w:t>
      </w:r>
      <w:del w:id="568" w:author="R" w:date="2026-05-30T12:21:00Z">
        <w:r w:rsidRPr="00E77F89" w:rsidDel="00E472EF">
          <w:rPr>
            <w:rFonts w:ascii="IRNazanin" w:hAnsi="IRNazanin" w:cs="B Nazanin"/>
            <w:sz w:val="24"/>
            <w:szCs w:val="24"/>
            <w:rtl/>
            <w:lang w:bidi="fa-IR"/>
          </w:rPr>
          <w:delText xml:space="preserve">بررسی </w:delText>
        </w:r>
      </w:del>
      <w:ins w:id="569" w:author="R" w:date="2026-05-30T12:21:00Z">
        <w:r w:rsidR="00E472EF">
          <w:rPr>
            <w:rFonts w:ascii="IRNazanin" w:hAnsi="IRNazanin" w:cs="B Nazanin" w:hint="cs"/>
            <w:sz w:val="24"/>
            <w:szCs w:val="24"/>
            <w:rtl/>
            <w:lang w:bidi="fa-IR"/>
          </w:rPr>
          <w:t>تحلیل</w:t>
        </w:r>
        <w:r w:rsidR="00E472EF" w:rsidRPr="00E77F89">
          <w:rPr>
            <w:rFonts w:ascii="IRNazanin" w:hAnsi="IRNazanin" w:cs="B Nazanin"/>
            <w:sz w:val="24"/>
            <w:szCs w:val="24"/>
            <w:rtl/>
            <w:lang w:bidi="fa-IR"/>
          </w:rPr>
          <w:t xml:space="preserve"> </w:t>
        </w:r>
      </w:ins>
      <w:r w:rsidRPr="00E77F89">
        <w:rPr>
          <w:rFonts w:ascii="IRNazanin" w:hAnsi="IRNazanin" w:cs="B Nazanin"/>
          <w:sz w:val="24"/>
          <w:szCs w:val="24"/>
          <w:rtl/>
          <w:lang w:bidi="fa-IR"/>
        </w:rPr>
        <w:t xml:space="preserve">اکتشافی الگوهای </w:t>
      </w:r>
      <w:del w:id="570" w:author="R" w:date="2026-05-30T10:38:00Z">
        <w:r w:rsidRPr="00E77F89" w:rsidDel="00A650E5">
          <w:rPr>
            <w:rFonts w:ascii="IRNazanin" w:hAnsi="IRNazanin" w:cs="B Nazanin"/>
            <w:sz w:val="24"/>
            <w:szCs w:val="24"/>
            <w:rtl/>
            <w:lang w:bidi="fa-IR"/>
          </w:rPr>
          <w:delText xml:space="preserve">این 3 نوع از </w:delText>
        </w:r>
      </w:del>
      <w:del w:id="571" w:author="R" w:date="2026-05-30T10:04:00Z">
        <w:r w:rsidRPr="00E77F89" w:rsidDel="008130CA">
          <w:rPr>
            <w:rFonts w:ascii="IRNazanin" w:hAnsi="IRNazanin" w:cs="B Nazanin"/>
            <w:sz w:val="24"/>
            <w:szCs w:val="24"/>
            <w:rtl/>
            <w:lang w:bidi="fa-IR"/>
          </w:rPr>
          <w:delText>ناهنجار</w:delText>
        </w:r>
      </w:del>
      <w:del w:id="572" w:author="R" w:date="2026-05-30T10:38:00Z">
        <w:r w:rsidRPr="00E77F89" w:rsidDel="00A650E5">
          <w:rPr>
            <w:rFonts w:ascii="IRNazanin" w:hAnsi="IRNazanin" w:cs="B Nazanin"/>
            <w:sz w:val="24"/>
            <w:szCs w:val="24"/>
            <w:rtl/>
            <w:lang w:bidi="fa-IR"/>
          </w:rPr>
          <w:delText xml:space="preserve">ی </w:delText>
        </w:r>
      </w:del>
      <w:ins w:id="573" w:author="R" w:date="2026-05-30T10:38:00Z">
        <w:r w:rsidR="00A650E5">
          <w:rPr>
            <w:rFonts w:ascii="IRNazanin" w:hAnsi="IRNazanin" w:cs="B Nazanin" w:hint="cs"/>
            <w:sz w:val="24"/>
            <w:szCs w:val="24"/>
            <w:rtl/>
            <w:lang w:bidi="fa-IR"/>
          </w:rPr>
          <w:t>کثیفی ها و ناهنجاری</w:t>
        </w:r>
      </w:ins>
      <w:ins w:id="574" w:author="R" w:date="2026-05-30T10:39:00Z">
        <w:r w:rsidR="00A650E5">
          <w:rPr>
            <w:rFonts w:ascii="IRNazanin" w:hAnsi="IRNazanin" w:cs="B Nazanin" w:hint="cs"/>
            <w:sz w:val="24"/>
            <w:szCs w:val="24"/>
            <w:rtl/>
            <w:lang w:bidi="fa-IR"/>
          </w:rPr>
          <w:t xml:space="preserve">‌های موجود </w:t>
        </w:r>
      </w:ins>
      <w:r w:rsidRPr="00E77F89">
        <w:rPr>
          <w:rFonts w:ascii="IRNazanin" w:hAnsi="IRNazanin" w:cs="B Nazanin"/>
          <w:sz w:val="24"/>
          <w:szCs w:val="24"/>
          <w:rtl/>
          <w:lang w:bidi="fa-IR"/>
        </w:rPr>
        <w:t xml:space="preserve">در داده می رویم. </w:t>
      </w:r>
    </w:p>
    <w:p w14:paraId="3A718691" w14:textId="660202B6" w:rsidR="00C968EE" w:rsidDel="00394001" w:rsidRDefault="00566DF7" w:rsidP="00394001">
      <w:pPr>
        <w:pStyle w:val="Heading2"/>
        <w:spacing w:before="0"/>
        <w:rPr>
          <w:del w:id="575" w:author="R" w:date="2026-05-30T12:05:00Z"/>
          <w:rFonts w:ascii="IRNazanin" w:hAnsi="IRNazanin" w:cs="B Nazanin"/>
          <w:b/>
          <w:bCs/>
          <w:color w:val="auto"/>
          <w:sz w:val="28"/>
          <w:szCs w:val="28"/>
          <w:rtl/>
          <w:lang w:bidi="fa-IR"/>
        </w:rPr>
      </w:pPr>
      <w:r w:rsidRPr="0032771B">
        <w:rPr>
          <w:rFonts w:ascii="IRNazanin" w:hAnsi="IRNazanin" w:cs="B Nazanin" w:hint="cs"/>
          <w:b/>
          <w:bCs/>
          <w:color w:val="auto"/>
          <w:sz w:val="28"/>
          <w:szCs w:val="28"/>
          <w:rtl/>
          <w:lang w:bidi="fa-IR"/>
        </w:rPr>
        <w:t>2-1</w:t>
      </w:r>
      <w:r w:rsidR="00462AF9">
        <w:rPr>
          <w:rFonts w:ascii="IRNazanin" w:hAnsi="IRNazanin" w:cs="B Nazanin" w:hint="cs"/>
          <w:b/>
          <w:bCs/>
          <w:color w:val="auto"/>
          <w:sz w:val="28"/>
          <w:szCs w:val="28"/>
          <w:rtl/>
          <w:lang w:bidi="fa-IR"/>
        </w:rPr>
        <w:t>-</w:t>
      </w:r>
      <w:r w:rsidR="00C968EE" w:rsidRPr="0032771B">
        <w:rPr>
          <w:rFonts w:ascii="IRNazanin" w:hAnsi="IRNazanin" w:cs="B Nazanin"/>
          <w:b/>
          <w:bCs/>
          <w:color w:val="auto"/>
          <w:sz w:val="28"/>
          <w:szCs w:val="28"/>
          <w:rtl/>
          <w:lang w:bidi="fa-IR"/>
        </w:rPr>
        <w:t xml:space="preserve">شناسایی </w:t>
      </w:r>
      <w:r w:rsidR="00D914F4" w:rsidRPr="0032771B">
        <w:rPr>
          <w:rFonts w:ascii="IRNazanin" w:hAnsi="IRNazanin" w:cs="B Nazanin"/>
          <w:b/>
          <w:bCs/>
          <w:color w:val="auto"/>
          <w:sz w:val="28"/>
          <w:szCs w:val="28"/>
          <w:rtl/>
          <w:lang w:bidi="fa-IR"/>
        </w:rPr>
        <w:t xml:space="preserve">و بررسی </w:t>
      </w:r>
      <w:r w:rsidR="00C968EE" w:rsidRPr="0032771B">
        <w:rPr>
          <w:rFonts w:ascii="IRNazanin" w:hAnsi="IRNazanin" w:cs="B Nazanin"/>
          <w:b/>
          <w:bCs/>
          <w:color w:val="auto"/>
          <w:sz w:val="28"/>
          <w:szCs w:val="28"/>
          <w:rtl/>
          <w:lang w:bidi="fa-IR"/>
        </w:rPr>
        <w:t xml:space="preserve">مقادیر </w:t>
      </w:r>
      <w:r w:rsidR="00D914F4" w:rsidRPr="0032771B">
        <w:rPr>
          <w:rFonts w:ascii="IRNazanin" w:hAnsi="IRNazanin" w:cs="B Nazanin"/>
          <w:b/>
          <w:bCs/>
          <w:color w:val="auto"/>
          <w:sz w:val="28"/>
          <w:szCs w:val="28"/>
          <w:rtl/>
          <w:lang w:bidi="fa-IR"/>
        </w:rPr>
        <w:t>گمشده</w:t>
      </w:r>
      <w:bookmarkStart w:id="576" w:name="_Hlk230618317"/>
    </w:p>
    <w:p w14:paraId="762EF959" w14:textId="0E6FF31F" w:rsidR="00394001" w:rsidRDefault="00394001" w:rsidP="00394001">
      <w:pPr>
        <w:rPr>
          <w:ins w:id="577" w:author="R" w:date="2026-05-30T12:06:00Z"/>
          <w:rtl/>
          <w:lang w:bidi="fa-IR"/>
        </w:rPr>
      </w:pPr>
    </w:p>
    <w:p w14:paraId="7FE19D16" w14:textId="73285631" w:rsidR="00DF364E" w:rsidDel="00C72FBA" w:rsidRDefault="00394001" w:rsidP="00C72FBA">
      <w:pPr>
        <w:rPr>
          <w:del w:id="578" w:author="R" w:date="2026-05-30T12:04:00Z"/>
          <w:rFonts w:cs="B Nazanin"/>
          <w:sz w:val="24"/>
          <w:szCs w:val="24"/>
          <w:rtl/>
          <w:lang w:bidi="fa-IR"/>
        </w:rPr>
      </w:pPr>
      <w:ins w:id="579" w:author="R" w:date="2026-05-30T12:06:00Z">
        <w:r>
          <w:rPr>
            <w:rFonts w:cs="B Nazanin" w:hint="cs"/>
            <w:sz w:val="24"/>
            <w:szCs w:val="24"/>
            <w:rtl/>
            <w:lang w:bidi="fa-IR"/>
          </w:rPr>
          <w:t xml:space="preserve">همانطور که در </w:t>
        </w:r>
      </w:ins>
      <w:ins w:id="580" w:author="R" w:date="2026-05-30T12:12:00Z">
        <w:r w:rsidR="00C72FBA" w:rsidRPr="00C72FBA">
          <w:rPr>
            <w:rFonts w:cs="B Nazanin"/>
            <w:sz w:val="24"/>
            <w:szCs w:val="24"/>
            <w:rtl/>
            <w:lang w:bidi="fa-IR"/>
          </w:rPr>
          <w:fldChar w:fldCharType="begin"/>
        </w:r>
        <w:r w:rsidR="00C72FBA" w:rsidRPr="00C72FBA">
          <w:rPr>
            <w:rFonts w:cs="B Nazanin"/>
            <w:sz w:val="24"/>
            <w:szCs w:val="24"/>
            <w:rtl/>
            <w:lang w:bidi="fa-IR"/>
          </w:rPr>
          <w:instrText xml:space="preserve"> </w:instrText>
        </w:r>
        <w:r w:rsidR="00C72FBA" w:rsidRPr="00C72FBA">
          <w:rPr>
            <w:rFonts w:cs="B Nazanin"/>
            <w:sz w:val="24"/>
            <w:szCs w:val="24"/>
            <w:lang w:bidi="fa-IR"/>
          </w:rPr>
          <w:instrText>REF</w:instrText>
        </w:r>
        <w:r w:rsidR="00C72FBA" w:rsidRPr="00C72FBA">
          <w:rPr>
            <w:rFonts w:cs="B Nazanin"/>
            <w:sz w:val="24"/>
            <w:szCs w:val="24"/>
            <w:rtl/>
            <w:lang w:bidi="fa-IR"/>
          </w:rPr>
          <w:instrText xml:space="preserve"> _</w:instrText>
        </w:r>
        <w:r w:rsidR="00C72FBA" w:rsidRPr="00C72FBA">
          <w:rPr>
            <w:rFonts w:cs="B Nazanin"/>
            <w:sz w:val="24"/>
            <w:szCs w:val="24"/>
            <w:lang w:bidi="fa-IR"/>
          </w:rPr>
          <w:instrText>Ref</w:instrText>
        </w:r>
        <w:r w:rsidR="00C72FBA" w:rsidRPr="00C72FBA">
          <w:rPr>
            <w:rFonts w:cs="B Nazanin"/>
            <w:sz w:val="24"/>
            <w:szCs w:val="24"/>
            <w:rtl/>
            <w:lang w:bidi="fa-IR"/>
          </w:rPr>
          <w:instrText xml:space="preserve">231035065 </w:instrText>
        </w:r>
        <w:r w:rsidR="00C72FBA" w:rsidRPr="00C72FBA">
          <w:rPr>
            <w:rFonts w:cs="B Nazanin"/>
            <w:sz w:val="24"/>
            <w:szCs w:val="24"/>
            <w:lang w:bidi="fa-IR"/>
          </w:rPr>
          <w:instrText>\h</w:instrText>
        </w:r>
        <w:r w:rsidR="00C72FBA" w:rsidRPr="00C72FBA">
          <w:rPr>
            <w:rFonts w:cs="B Nazanin"/>
            <w:sz w:val="24"/>
            <w:szCs w:val="24"/>
            <w:rtl/>
            <w:lang w:bidi="fa-IR"/>
          </w:rPr>
          <w:instrText xml:space="preserve"> </w:instrText>
        </w:r>
      </w:ins>
      <w:r w:rsidR="00C72FBA" w:rsidRPr="00C72FBA">
        <w:rPr>
          <w:rFonts w:cs="B Nazanin"/>
          <w:sz w:val="24"/>
          <w:szCs w:val="24"/>
          <w:rtl/>
          <w:lang w:bidi="fa-IR"/>
          <w:rPrChange w:id="581" w:author="R" w:date="2026-05-30T12:18:00Z">
            <w:rPr>
              <w:rFonts w:cs="B Nazanin"/>
              <w:b/>
              <w:bCs/>
              <w:sz w:val="24"/>
              <w:szCs w:val="24"/>
              <w:rtl/>
              <w:lang w:bidi="fa-IR"/>
            </w:rPr>
          </w:rPrChange>
        </w:rPr>
        <w:instrText xml:space="preserve"> \* </w:instrText>
      </w:r>
      <w:r w:rsidR="00C72FBA" w:rsidRPr="00C72FBA">
        <w:rPr>
          <w:rFonts w:cs="B Nazanin"/>
          <w:sz w:val="24"/>
          <w:szCs w:val="24"/>
          <w:lang w:bidi="fa-IR"/>
          <w:rPrChange w:id="582" w:author="R" w:date="2026-05-30T12:18:00Z">
            <w:rPr>
              <w:rFonts w:cs="B Nazanin"/>
              <w:b/>
              <w:bCs/>
              <w:sz w:val="24"/>
              <w:szCs w:val="24"/>
              <w:lang w:bidi="fa-IR"/>
            </w:rPr>
          </w:rPrChange>
        </w:rPr>
        <w:instrText>MERGEFORMAT</w:instrText>
      </w:r>
      <w:r w:rsidR="00C72FBA" w:rsidRPr="00C72FBA">
        <w:rPr>
          <w:rFonts w:cs="B Nazanin"/>
          <w:sz w:val="24"/>
          <w:szCs w:val="24"/>
          <w:rtl/>
          <w:lang w:bidi="fa-IR"/>
          <w:rPrChange w:id="583" w:author="R" w:date="2026-05-30T12:18:00Z">
            <w:rPr>
              <w:rFonts w:cs="B Nazanin"/>
              <w:b/>
              <w:bCs/>
              <w:sz w:val="24"/>
              <w:szCs w:val="24"/>
              <w:rtl/>
              <w:lang w:bidi="fa-IR"/>
            </w:rPr>
          </w:rPrChange>
        </w:rPr>
        <w:instrText xml:space="preserve"> </w:instrText>
      </w:r>
      <w:r w:rsidR="00C72FBA" w:rsidRPr="00C72FBA">
        <w:rPr>
          <w:rFonts w:cs="B Nazanin"/>
          <w:sz w:val="24"/>
          <w:szCs w:val="24"/>
          <w:rtl/>
          <w:lang w:bidi="fa-IR"/>
        </w:rPr>
      </w:r>
      <w:r w:rsidR="00C72FBA" w:rsidRPr="00C72FBA">
        <w:rPr>
          <w:rFonts w:cs="B Nazanin"/>
          <w:sz w:val="24"/>
          <w:szCs w:val="24"/>
          <w:rtl/>
          <w:lang w:bidi="fa-IR"/>
          <w:rPrChange w:id="584" w:author="R" w:date="2026-05-30T12:18:00Z">
            <w:rPr>
              <w:rFonts w:cs="B Nazanin"/>
              <w:sz w:val="24"/>
              <w:szCs w:val="24"/>
              <w:rtl/>
              <w:lang w:bidi="fa-IR"/>
            </w:rPr>
          </w:rPrChange>
        </w:rPr>
        <w:fldChar w:fldCharType="separate"/>
      </w:r>
      <w:ins w:id="585" w:author="R" w:date="2026-05-30T12:12:00Z">
        <w:r w:rsidR="00C72FBA" w:rsidRPr="00C72FBA">
          <w:rPr>
            <w:rFonts w:cs="B Nazanin"/>
            <w:rtl/>
            <w:rPrChange w:id="586" w:author="R" w:date="2026-05-30T12:18:00Z">
              <w:rPr>
                <w:rtl/>
              </w:rPr>
            </w:rPrChange>
          </w:rPr>
          <w:t xml:space="preserve">شکل </w:t>
        </w:r>
        <w:r w:rsidR="00C72FBA" w:rsidRPr="00C72FBA">
          <w:rPr>
            <w:rFonts w:cs="B Nazanin"/>
            <w:noProof/>
            <w:rtl/>
            <w:rPrChange w:id="587" w:author="R" w:date="2026-05-30T12:18:00Z">
              <w:rPr>
                <w:noProof/>
                <w:rtl/>
              </w:rPr>
            </w:rPrChange>
          </w:rPr>
          <w:t>1</w:t>
        </w:r>
        <w:r w:rsidR="00C72FBA" w:rsidRPr="00C72FBA">
          <w:rPr>
            <w:rFonts w:cs="B Nazanin"/>
            <w:sz w:val="24"/>
            <w:szCs w:val="24"/>
            <w:rtl/>
            <w:lang w:bidi="fa-IR"/>
            <w:rPrChange w:id="588" w:author="R" w:date="2026-05-30T12:18:00Z">
              <w:rPr>
                <w:rFonts w:cs="B Nazanin"/>
                <w:sz w:val="24"/>
                <w:szCs w:val="24"/>
                <w:rtl/>
                <w:lang w:bidi="fa-IR"/>
              </w:rPr>
            </w:rPrChange>
          </w:rPr>
          <w:fldChar w:fldCharType="end"/>
        </w:r>
      </w:ins>
      <w:ins w:id="589" w:author="R" w:date="2026-05-30T12:06:00Z">
        <w:r>
          <w:rPr>
            <w:rFonts w:cs="B Nazanin" w:hint="cs"/>
            <w:sz w:val="24"/>
            <w:szCs w:val="24"/>
            <w:rtl/>
            <w:lang w:bidi="fa-IR"/>
          </w:rPr>
          <w:t xml:space="preserve"> نشان دادیم، در هر کنتور، </w:t>
        </w:r>
      </w:ins>
      <w:ins w:id="590" w:author="R" w:date="2026-05-30T12:14:00Z">
        <w:r w:rsidR="00C72FBA">
          <w:rPr>
            <w:rFonts w:cs="B Nazanin" w:hint="cs"/>
            <w:sz w:val="24"/>
            <w:szCs w:val="24"/>
            <w:rtl/>
            <w:lang w:bidi="fa-IR"/>
          </w:rPr>
          <w:t xml:space="preserve">تعداده داده‌های گمشده </w:t>
        </w:r>
      </w:ins>
      <w:ins w:id="591" w:author="R" w:date="2026-05-30T12:06:00Z">
        <w:r>
          <w:rPr>
            <w:rFonts w:cs="B Nazanin" w:hint="cs"/>
            <w:sz w:val="24"/>
            <w:szCs w:val="24"/>
            <w:rtl/>
            <w:lang w:bidi="fa-IR"/>
          </w:rPr>
          <w:t xml:space="preserve">با احتمال بالای </w:t>
        </w:r>
      </w:ins>
      <w:ins w:id="592" w:author="R" w:date="2026-05-30T12:14:00Z">
        <w:r w:rsidR="00C72FBA">
          <w:rPr>
            <w:rFonts w:cs="B Nazanin" w:hint="cs"/>
            <w:sz w:val="24"/>
            <w:szCs w:val="24"/>
            <w:rtl/>
            <w:lang w:bidi="fa-IR"/>
          </w:rPr>
          <w:t xml:space="preserve">70 </w:t>
        </w:r>
      </w:ins>
      <w:ins w:id="593" w:author="R" w:date="2026-05-30T12:07:00Z">
        <w:r>
          <w:rPr>
            <w:rFonts w:cs="B Nazanin" w:hint="cs"/>
            <w:sz w:val="24"/>
            <w:szCs w:val="24"/>
            <w:rtl/>
            <w:lang w:bidi="fa-IR"/>
          </w:rPr>
          <w:t xml:space="preserve">درصد </w:t>
        </w:r>
      </w:ins>
      <w:ins w:id="594" w:author="R" w:date="2026-05-30T12:06:00Z">
        <w:r>
          <w:rPr>
            <w:rFonts w:cs="B Nazanin" w:hint="cs"/>
            <w:sz w:val="24"/>
            <w:szCs w:val="24"/>
            <w:rtl/>
            <w:lang w:bidi="fa-IR"/>
          </w:rPr>
          <w:t xml:space="preserve">داده‌های </w:t>
        </w:r>
      </w:ins>
      <w:ins w:id="595" w:author="R" w:date="2026-05-30T12:07:00Z">
        <w:r>
          <w:rPr>
            <w:rFonts w:cs="B Nazanin" w:hint="cs"/>
            <w:sz w:val="24"/>
            <w:szCs w:val="24"/>
            <w:rtl/>
            <w:lang w:bidi="fa-IR"/>
          </w:rPr>
          <w:t xml:space="preserve">گمشده کمتر از </w:t>
        </w:r>
      </w:ins>
      <w:ins w:id="596" w:author="R" w:date="2026-05-30T12:14:00Z">
        <w:r w:rsidR="00C72FBA">
          <w:rPr>
            <w:rFonts w:cs="B Nazanin" w:hint="cs"/>
            <w:sz w:val="24"/>
            <w:szCs w:val="24"/>
            <w:rtl/>
            <w:lang w:bidi="fa-IR"/>
          </w:rPr>
          <w:t>100</w:t>
        </w:r>
      </w:ins>
      <w:ins w:id="597" w:author="R" w:date="2026-05-30T12:07:00Z">
        <w:r>
          <w:rPr>
            <w:rFonts w:cs="B Nazanin" w:hint="cs"/>
            <w:sz w:val="24"/>
            <w:szCs w:val="24"/>
            <w:rtl/>
            <w:lang w:bidi="fa-IR"/>
          </w:rPr>
          <w:t xml:space="preserve"> هستند. </w:t>
        </w:r>
      </w:ins>
      <w:ins w:id="598" w:author="R" w:date="2026-05-30T12:09:00Z">
        <w:r>
          <w:rPr>
            <w:rFonts w:cs="B Nazanin" w:hint="cs"/>
            <w:sz w:val="24"/>
            <w:szCs w:val="24"/>
            <w:rtl/>
            <w:lang w:bidi="fa-IR"/>
          </w:rPr>
          <w:t xml:space="preserve">به بیان دیگر </w:t>
        </w:r>
      </w:ins>
      <w:ins w:id="599" w:author="R" w:date="2026-05-30T12:14:00Z">
        <w:r w:rsidR="00C72FBA">
          <w:rPr>
            <w:rFonts w:cs="B Nazanin" w:hint="cs"/>
            <w:sz w:val="24"/>
            <w:szCs w:val="24"/>
            <w:rtl/>
            <w:lang w:bidi="fa-IR"/>
          </w:rPr>
          <w:t xml:space="preserve">70 </w:t>
        </w:r>
      </w:ins>
      <w:ins w:id="600" w:author="R" w:date="2026-05-30T12:09:00Z">
        <w:r>
          <w:rPr>
            <w:rFonts w:cs="B Nazanin" w:hint="cs"/>
            <w:sz w:val="24"/>
            <w:szCs w:val="24"/>
            <w:rtl/>
            <w:lang w:bidi="fa-IR"/>
          </w:rPr>
          <w:t xml:space="preserve">درصد کنتورها </w:t>
        </w:r>
      </w:ins>
      <w:ins w:id="601" w:author="R" w:date="2026-05-30T12:19:00Z">
        <w:r w:rsidR="005C4734">
          <w:rPr>
            <w:rFonts w:cs="B Nazanin" w:hint="cs"/>
            <w:sz w:val="24"/>
            <w:szCs w:val="24"/>
            <w:rtl/>
            <w:lang w:bidi="fa-IR"/>
          </w:rPr>
          <w:t xml:space="preserve">(حدود 843 کنتور) </w:t>
        </w:r>
      </w:ins>
      <w:ins w:id="602" w:author="R" w:date="2026-05-30T12:09:00Z">
        <w:r>
          <w:rPr>
            <w:rFonts w:cs="B Nazanin" w:hint="cs"/>
            <w:sz w:val="24"/>
            <w:szCs w:val="24"/>
            <w:rtl/>
            <w:lang w:bidi="fa-IR"/>
          </w:rPr>
          <w:t xml:space="preserve">کمتر از </w:t>
        </w:r>
      </w:ins>
      <w:ins w:id="603" w:author="R" w:date="2026-05-30T12:14:00Z">
        <w:r w:rsidR="00C72FBA">
          <w:rPr>
            <w:rFonts w:cs="B Nazanin" w:hint="cs"/>
            <w:sz w:val="24"/>
            <w:szCs w:val="24"/>
            <w:rtl/>
            <w:lang w:bidi="fa-IR"/>
          </w:rPr>
          <w:t xml:space="preserve">30 </w:t>
        </w:r>
      </w:ins>
      <w:ins w:id="604" w:author="R" w:date="2026-05-30T12:09:00Z">
        <w:r>
          <w:rPr>
            <w:rFonts w:cs="B Nazanin" w:hint="cs"/>
            <w:sz w:val="24"/>
            <w:szCs w:val="24"/>
            <w:rtl/>
            <w:lang w:bidi="fa-IR"/>
          </w:rPr>
          <w:t>درصد از داده‌های خود را از</w:t>
        </w:r>
      </w:ins>
      <w:ins w:id="605" w:author="R" w:date="2026-05-30T12:10:00Z">
        <w:r>
          <w:rPr>
            <w:rFonts w:cs="B Nazanin" w:hint="cs"/>
            <w:sz w:val="24"/>
            <w:szCs w:val="24"/>
            <w:rtl/>
            <w:lang w:bidi="fa-IR"/>
          </w:rPr>
          <w:t>دست دادند. این رقم هر</w:t>
        </w:r>
      </w:ins>
      <w:ins w:id="606" w:author="R" w:date="2026-05-30T12:11:00Z">
        <w:r>
          <w:rPr>
            <w:rFonts w:cs="B Nazanin" w:hint="cs"/>
            <w:sz w:val="24"/>
            <w:szCs w:val="24"/>
            <w:rtl/>
            <w:lang w:bidi="fa-IR"/>
          </w:rPr>
          <w:t xml:space="preserve"> چه به سمت جلو می‌رود، </w:t>
        </w:r>
        <w:r w:rsidR="00C72FBA">
          <w:rPr>
            <w:rFonts w:cs="B Nazanin" w:hint="cs"/>
            <w:sz w:val="24"/>
            <w:szCs w:val="24"/>
            <w:rtl/>
            <w:lang w:bidi="fa-IR"/>
          </w:rPr>
          <w:t xml:space="preserve">با اندکی نوسان </w:t>
        </w:r>
        <w:r>
          <w:rPr>
            <w:rFonts w:cs="B Nazanin" w:hint="cs"/>
            <w:sz w:val="24"/>
            <w:szCs w:val="24"/>
            <w:rtl/>
            <w:lang w:bidi="fa-IR"/>
          </w:rPr>
          <w:t>کمتر می‌شود</w:t>
        </w:r>
      </w:ins>
      <w:ins w:id="607" w:author="R" w:date="2026-05-30T12:12:00Z">
        <w:r w:rsidR="00C72FBA">
          <w:rPr>
            <w:rFonts w:cs="B Nazanin" w:hint="cs"/>
            <w:sz w:val="24"/>
            <w:szCs w:val="24"/>
            <w:rtl/>
            <w:lang w:bidi="fa-IR"/>
          </w:rPr>
          <w:t xml:space="preserve">. </w:t>
        </w:r>
      </w:ins>
      <w:ins w:id="608" w:author="R" w:date="2026-05-30T12:14:00Z">
        <w:r w:rsidR="00C72FBA">
          <w:rPr>
            <w:rFonts w:cs="B Nazanin" w:hint="cs"/>
            <w:sz w:val="24"/>
            <w:szCs w:val="24"/>
            <w:rtl/>
            <w:lang w:bidi="fa-IR"/>
          </w:rPr>
          <w:t>این نش</w:t>
        </w:r>
      </w:ins>
      <w:ins w:id="609" w:author="R" w:date="2026-05-30T12:15:00Z">
        <w:r w:rsidR="00C72FBA">
          <w:rPr>
            <w:rFonts w:cs="B Nazanin" w:hint="cs"/>
            <w:sz w:val="24"/>
            <w:szCs w:val="24"/>
            <w:rtl/>
            <w:lang w:bidi="fa-IR"/>
          </w:rPr>
          <w:t>ان می‌دهد اکثر کنتورها در برخی موارد خاص و احتمالا به دلیل مشکل فنی خود کن</w:t>
        </w:r>
      </w:ins>
      <w:ins w:id="610" w:author="R" w:date="2026-05-30T12:16:00Z">
        <w:r w:rsidR="00C72FBA">
          <w:rPr>
            <w:rFonts w:cs="B Nazanin" w:hint="cs"/>
            <w:sz w:val="24"/>
            <w:szCs w:val="24"/>
            <w:rtl/>
            <w:lang w:bidi="fa-IR"/>
          </w:rPr>
          <w:t xml:space="preserve">تور نه به دلیل اشکال در شبکه ارسال یا سامانه پایش، داده ارسال نمی‌کنند. </w:t>
        </w:r>
      </w:ins>
      <w:del w:id="611" w:author="R" w:date="2026-05-30T12:03:00Z">
        <w:r w:rsidR="00D914F4" w:rsidRPr="00394001" w:rsidDel="00394001">
          <w:rPr>
            <w:rFonts w:ascii="IRNazanin" w:hAnsi="IRNazanin" w:cs="B Nazanin"/>
            <w:color w:val="44546A" w:themeColor="text2"/>
            <w:sz w:val="18"/>
            <w:szCs w:val="18"/>
            <w:rtl/>
            <w:rPrChange w:id="612" w:author="R" w:date="2026-05-30T12:04:00Z">
              <w:rPr>
                <w:rFonts w:ascii="IRNazanin" w:hAnsi="IRNazanin" w:cs="B Nazanin"/>
                <w:rtl/>
                <w:lang w:bidi="fa-IR"/>
              </w:rPr>
            </w:rPrChange>
          </w:rPr>
          <w:delText>همانطور که در بخش قبل ذکر شد، حدود 20 درصد از داده‌ها، وضع</w:delText>
        </w:r>
        <w:r w:rsidR="00D914F4" w:rsidRPr="00394001" w:rsidDel="00394001">
          <w:rPr>
            <w:rFonts w:ascii="IRNazanin" w:hAnsi="IRNazanin" w:cs="B Nazanin" w:hint="cs"/>
            <w:color w:val="44546A" w:themeColor="text2"/>
            <w:sz w:val="18"/>
            <w:szCs w:val="18"/>
            <w:rtl/>
            <w:rPrChange w:id="613" w:author="R" w:date="2026-05-30T12:04:00Z">
              <w:rPr>
                <w:rFonts w:ascii="IRNazanin" w:hAnsi="IRNazanin" w:cs="B Nazanin" w:hint="cs"/>
                <w:rtl/>
                <w:lang w:bidi="fa-IR"/>
              </w:rPr>
            </w:rPrChange>
          </w:rPr>
          <w:delText>ی</w:delText>
        </w:r>
        <w:r w:rsidR="00D914F4" w:rsidRPr="00394001" w:rsidDel="00394001">
          <w:rPr>
            <w:rFonts w:ascii="IRNazanin" w:hAnsi="IRNazanin" w:cs="B Nazanin" w:hint="eastAsia"/>
            <w:color w:val="44546A" w:themeColor="text2"/>
            <w:sz w:val="18"/>
            <w:szCs w:val="18"/>
            <w:rtl/>
            <w:rPrChange w:id="614" w:author="R" w:date="2026-05-30T12:04:00Z">
              <w:rPr>
                <w:rFonts w:ascii="IRNazanin" w:hAnsi="IRNazanin" w:cs="B Nazanin" w:hint="eastAsia"/>
                <w:rtl/>
                <w:lang w:bidi="fa-IR"/>
              </w:rPr>
            </w:rPrChange>
          </w:rPr>
          <w:delText>ت</w:delText>
        </w:r>
        <w:r w:rsidR="00D914F4" w:rsidRPr="00394001" w:rsidDel="00394001">
          <w:rPr>
            <w:rFonts w:ascii="IRNazanin" w:hAnsi="IRNazanin" w:cs="B Nazanin"/>
            <w:color w:val="44546A" w:themeColor="text2"/>
            <w:sz w:val="18"/>
            <w:szCs w:val="18"/>
            <w:rtl/>
            <w:rPrChange w:id="615" w:author="R" w:date="2026-05-30T12:04:00Z">
              <w:rPr>
                <w:rFonts w:ascii="IRNazanin" w:hAnsi="IRNazanin" w:cs="B Nazanin"/>
                <w:rtl/>
                <w:lang w:bidi="fa-IR"/>
              </w:rPr>
            </w:rPrChange>
          </w:rPr>
          <w:delText xml:space="preserve"> گمشده دارند. در ا</w:delText>
        </w:r>
        <w:r w:rsidR="00D914F4" w:rsidRPr="00394001" w:rsidDel="00394001">
          <w:rPr>
            <w:rFonts w:ascii="IRNazanin" w:hAnsi="IRNazanin" w:cs="B Nazanin" w:hint="cs"/>
            <w:color w:val="44546A" w:themeColor="text2"/>
            <w:sz w:val="18"/>
            <w:szCs w:val="18"/>
            <w:rtl/>
            <w:rPrChange w:id="616" w:author="R" w:date="2026-05-30T12:04:00Z">
              <w:rPr>
                <w:rFonts w:ascii="IRNazanin" w:hAnsi="IRNazanin" w:cs="B Nazanin" w:hint="cs"/>
                <w:rtl/>
                <w:lang w:bidi="fa-IR"/>
              </w:rPr>
            </w:rPrChange>
          </w:rPr>
          <w:delText>ی</w:delText>
        </w:r>
        <w:r w:rsidR="00D914F4" w:rsidRPr="00394001" w:rsidDel="00394001">
          <w:rPr>
            <w:rFonts w:ascii="IRNazanin" w:hAnsi="IRNazanin" w:cs="B Nazanin" w:hint="eastAsia"/>
            <w:color w:val="44546A" w:themeColor="text2"/>
            <w:sz w:val="18"/>
            <w:szCs w:val="18"/>
            <w:rtl/>
            <w:rPrChange w:id="617" w:author="R" w:date="2026-05-30T12:04:00Z">
              <w:rPr>
                <w:rFonts w:ascii="IRNazanin" w:hAnsi="IRNazanin" w:cs="B Nazanin" w:hint="eastAsia"/>
                <w:rtl/>
                <w:lang w:bidi="fa-IR"/>
              </w:rPr>
            </w:rPrChange>
          </w:rPr>
          <w:delText>ن</w:delText>
        </w:r>
        <w:r w:rsidR="00D914F4" w:rsidRPr="00394001" w:rsidDel="00394001">
          <w:rPr>
            <w:rFonts w:ascii="IRNazanin" w:hAnsi="IRNazanin" w:cs="B Nazanin"/>
            <w:color w:val="44546A" w:themeColor="text2"/>
            <w:sz w:val="18"/>
            <w:szCs w:val="18"/>
            <w:rtl/>
            <w:rPrChange w:id="618" w:author="R" w:date="2026-05-30T12:04:00Z">
              <w:rPr>
                <w:rFonts w:ascii="IRNazanin" w:hAnsi="IRNazanin" w:cs="B Nazanin"/>
                <w:rtl/>
                <w:lang w:bidi="fa-IR"/>
              </w:rPr>
            </w:rPrChange>
          </w:rPr>
          <w:delText xml:space="preserve"> بخش به بررس</w:delText>
        </w:r>
        <w:r w:rsidR="00D914F4" w:rsidRPr="00394001" w:rsidDel="00394001">
          <w:rPr>
            <w:rFonts w:ascii="IRNazanin" w:hAnsi="IRNazanin" w:cs="B Nazanin" w:hint="cs"/>
            <w:color w:val="44546A" w:themeColor="text2"/>
            <w:sz w:val="18"/>
            <w:szCs w:val="18"/>
            <w:rtl/>
            <w:rPrChange w:id="619" w:author="R" w:date="2026-05-30T12:04:00Z">
              <w:rPr>
                <w:rFonts w:ascii="IRNazanin" w:hAnsi="IRNazanin" w:cs="B Nazanin" w:hint="cs"/>
                <w:rtl/>
                <w:lang w:bidi="fa-IR"/>
              </w:rPr>
            </w:rPrChange>
          </w:rPr>
          <w:delText>ی</w:delText>
        </w:r>
        <w:r w:rsidR="00D914F4" w:rsidRPr="00394001" w:rsidDel="00394001">
          <w:rPr>
            <w:rFonts w:ascii="IRNazanin" w:hAnsi="IRNazanin" w:cs="B Nazanin"/>
            <w:color w:val="44546A" w:themeColor="text2"/>
            <w:sz w:val="18"/>
            <w:szCs w:val="18"/>
            <w:rtl/>
            <w:rPrChange w:id="620" w:author="R" w:date="2026-05-30T12:04:00Z">
              <w:rPr>
                <w:rFonts w:ascii="IRNazanin" w:hAnsi="IRNazanin" w:cs="B Nazanin"/>
                <w:rtl/>
                <w:lang w:bidi="fa-IR"/>
              </w:rPr>
            </w:rPrChange>
          </w:rPr>
          <w:delText xml:space="preserve"> روند </w:delText>
        </w:r>
        <w:r w:rsidR="00991657" w:rsidRPr="00394001" w:rsidDel="00394001">
          <w:rPr>
            <w:rFonts w:ascii="IRNazanin" w:hAnsi="IRNazanin" w:cs="B Nazanin"/>
            <w:color w:val="44546A" w:themeColor="text2"/>
            <w:sz w:val="18"/>
            <w:szCs w:val="18"/>
            <w:rtl/>
            <w:rPrChange w:id="621" w:author="R" w:date="2026-05-30T12:04:00Z">
              <w:rPr>
                <w:rFonts w:ascii="IRNazanin" w:hAnsi="IRNazanin" w:cs="B Nazanin"/>
                <w:rtl/>
                <w:lang w:bidi="fa-IR"/>
              </w:rPr>
            </w:rPrChange>
          </w:rPr>
          <w:delText>داده‌ها</w:delText>
        </w:r>
        <w:r w:rsidR="00991657" w:rsidRPr="00394001" w:rsidDel="00394001">
          <w:rPr>
            <w:rFonts w:ascii="IRNazanin" w:hAnsi="IRNazanin" w:cs="B Nazanin" w:hint="cs"/>
            <w:color w:val="44546A" w:themeColor="text2"/>
            <w:sz w:val="18"/>
            <w:szCs w:val="18"/>
            <w:rtl/>
            <w:rPrChange w:id="622" w:author="R" w:date="2026-05-30T12:04:00Z">
              <w:rPr>
                <w:rFonts w:ascii="IRNazanin" w:hAnsi="IRNazanin" w:cs="B Nazanin" w:hint="cs"/>
                <w:rtl/>
                <w:lang w:bidi="fa-IR"/>
              </w:rPr>
            </w:rPrChange>
          </w:rPr>
          <w:delText>ی</w:delText>
        </w:r>
        <w:r w:rsidR="00991657" w:rsidRPr="00394001" w:rsidDel="00394001">
          <w:rPr>
            <w:rFonts w:ascii="IRNazanin" w:hAnsi="IRNazanin" w:cs="B Nazanin"/>
            <w:color w:val="44546A" w:themeColor="text2"/>
            <w:sz w:val="18"/>
            <w:szCs w:val="18"/>
            <w:rtl/>
            <w:rPrChange w:id="623" w:author="R" w:date="2026-05-30T12:04:00Z">
              <w:rPr>
                <w:rFonts w:ascii="IRNazanin" w:hAnsi="IRNazanin" w:cs="B Nazanin"/>
                <w:rtl/>
                <w:lang w:bidi="fa-IR"/>
              </w:rPr>
            </w:rPrChange>
          </w:rPr>
          <w:delText xml:space="preserve"> گمشده در سال، فصل و بررس</w:delText>
        </w:r>
        <w:r w:rsidR="00991657" w:rsidRPr="00394001" w:rsidDel="00394001">
          <w:rPr>
            <w:rFonts w:ascii="IRNazanin" w:hAnsi="IRNazanin" w:cs="B Nazanin" w:hint="cs"/>
            <w:color w:val="44546A" w:themeColor="text2"/>
            <w:sz w:val="18"/>
            <w:szCs w:val="18"/>
            <w:rtl/>
            <w:rPrChange w:id="624" w:author="R" w:date="2026-05-30T12:04:00Z">
              <w:rPr>
                <w:rFonts w:ascii="IRNazanin" w:hAnsi="IRNazanin" w:cs="B Nazanin" w:hint="cs"/>
                <w:rtl/>
                <w:lang w:bidi="fa-IR"/>
              </w:rPr>
            </w:rPrChange>
          </w:rPr>
          <w:delText>ی</w:delText>
        </w:r>
        <w:r w:rsidR="00991657" w:rsidRPr="00394001" w:rsidDel="00394001">
          <w:rPr>
            <w:rFonts w:ascii="IRNazanin" w:hAnsi="IRNazanin" w:cs="B Nazanin"/>
            <w:color w:val="44546A" w:themeColor="text2"/>
            <w:sz w:val="18"/>
            <w:szCs w:val="18"/>
            <w:rtl/>
            <w:rPrChange w:id="625" w:author="R" w:date="2026-05-30T12:04:00Z">
              <w:rPr>
                <w:rFonts w:ascii="IRNazanin" w:hAnsi="IRNazanin" w:cs="B Nazanin"/>
                <w:rtl/>
                <w:lang w:bidi="fa-IR"/>
              </w:rPr>
            </w:rPrChange>
          </w:rPr>
          <w:delText xml:space="preserve"> شناسه‌ها</w:delText>
        </w:r>
        <w:r w:rsidR="00991657" w:rsidRPr="00394001" w:rsidDel="00394001">
          <w:rPr>
            <w:rFonts w:ascii="IRNazanin" w:hAnsi="IRNazanin" w:cs="B Nazanin" w:hint="cs"/>
            <w:color w:val="44546A" w:themeColor="text2"/>
            <w:sz w:val="18"/>
            <w:szCs w:val="18"/>
            <w:rtl/>
            <w:rPrChange w:id="626" w:author="R" w:date="2026-05-30T12:04:00Z">
              <w:rPr>
                <w:rFonts w:ascii="IRNazanin" w:hAnsi="IRNazanin" w:cs="B Nazanin" w:hint="cs"/>
                <w:rtl/>
                <w:lang w:bidi="fa-IR"/>
              </w:rPr>
            </w:rPrChange>
          </w:rPr>
          <w:delText>ی</w:delText>
        </w:r>
        <w:r w:rsidR="00991657" w:rsidRPr="00394001" w:rsidDel="00394001">
          <w:rPr>
            <w:rFonts w:ascii="IRNazanin" w:hAnsi="IRNazanin" w:cs="B Nazanin"/>
            <w:color w:val="44546A" w:themeColor="text2"/>
            <w:sz w:val="18"/>
            <w:szCs w:val="18"/>
            <w:rtl/>
            <w:rPrChange w:id="627" w:author="R" w:date="2026-05-30T12:04:00Z">
              <w:rPr>
                <w:rFonts w:ascii="IRNazanin" w:hAnsi="IRNazanin" w:cs="B Nazanin"/>
                <w:rtl/>
                <w:lang w:bidi="fa-IR"/>
              </w:rPr>
            </w:rPrChange>
          </w:rPr>
          <w:delText xml:space="preserve"> دارا</w:delText>
        </w:r>
        <w:r w:rsidR="00991657" w:rsidRPr="00394001" w:rsidDel="00394001">
          <w:rPr>
            <w:rFonts w:ascii="IRNazanin" w:hAnsi="IRNazanin" w:cs="B Nazanin" w:hint="cs"/>
            <w:color w:val="44546A" w:themeColor="text2"/>
            <w:sz w:val="18"/>
            <w:szCs w:val="18"/>
            <w:rtl/>
            <w:rPrChange w:id="628" w:author="R" w:date="2026-05-30T12:04:00Z">
              <w:rPr>
                <w:rFonts w:ascii="IRNazanin" w:hAnsi="IRNazanin" w:cs="B Nazanin" w:hint="cs"/>
                <w:rtl/>
                <w:lang w:bidi="fa-IR"/>
              </w:rPr>
            </w:rPrChange>
          </w:rPr>
          <w:delText>ی</w:delText>
        </w:r>
        <w:r w:rsidR="00991657" w:rsidRPr="00394001" w:rsidDel="00394001">
          <w:rPr>
            <w:rFonts w:ascii="IRNazanin" w:hAnsi="IRNazanin" w:cs="B Nazanin"/>
            <w:color w:val="44546A" w:themeColor="text2"/>
            <w:sz w:val="18"/>
            <w:szCs w:val="18"/>
            <w:rtl/>
            <w:rPrChange w:id="629" w:author="R" w:date="2026-05-30T12:04:00Z">
              <w:rPr>
                <w:rFonts w:ascii="IRNazanin" w:hAnsi="IRNazanin" w:cs="B Nazanin"/>
                <w:rtl/>
                <w:lang w:bidi="fa-IR"/>
              </w:rPr>
            </w:rPrChange>
          </w:rPr>
          <w:delText xml:space="preserve"> ا</w:delText>
        </w:r>
        <w:r w:rsidR="00991657" w:rsidRPr="00394001" w:rsidDel="00394001">
          <w:rPr>
            <w:rFonts w:ascii="IRNazanin" w:hAnsi="IRNazanin" w:cs="B Nazanin" w:hint="cs"/>
            <w:color w:val="44546A" w:themeColor="text2"/>
            <w:sz w:val="18"/>
            <w:szCs w:val="18"/>
            <w:rtl/>
            <w:rPrChange w:id="630" w:author="R" w:date="2026-05-30T12:04:00Z">
              <w:rPr>
                <w:rFonts w:ascii="IRNazanin" w:hAnsi="IRNazanin" w:cs="B Nazanin" w:hint="cs"/>
                <w:rtl/>
                <w:lang w:bidi="fa-IR"/>
              </w:rPr>
            </w:rPrChange>
          </w:rPr>
          <w:delText>ی</w:delText>
        </w:r>
        <w:r w:rsidR="00991657" w:rsidRPr="00394001" w:rsidDel="00394001">
          <w:rPr>
            <w:rFonts w:ascii="IRNazanin" w:hAnsi="IRNazanin" w:cs="B Nazanin" w:hint="eastAsia"/>
            <w:color w:val="44546A" w:themeColor="text2"/>
            <w:sz w:val="18"/>
            <w:szCs w:val="18"/>
            <w:rtl/>
            <w:rPrChange w:id="631" w:author="R" w:date="2026-05-30T12:04:00Z">
              <w:rPr>
                <w:rFonts w:ascii="IRNazanin" w:hAnsi="IRNazanin" w:cs="B Nazanin" w:hint="eastAsia"/>
                <w:rtl/>
                <w:lang w:bidi="fa-IR"/>
              </w:rPr>
            </w:rPrChange>
          </w:rPr>
          <w:delText>ن</w:delText>
        </w:r>
        <w:r w:rsidR="00991657" w:rsidRPr="00394001" w:rsidDel="00394001">
          <w:rPr>
            <w:rFonts w:ascii="IRNazanin" w:hAnsi="IRNazanin" w:cs="B Nazanin"/>
            <w:color w:val="44546A" w:themeColor="text2"/>
            <w:sz w:val="18"/>
            <w:szCs w:val="18"/>
            <w:rtl/>
            <w:rPrChange w:id="632" w:author="R" w:date="2026-05-30T12:04:00Z">
              <w:rPr>
                <w:rFonts w:ascii="IRNazanin" w:hAnsi="IRNazanin" w:cs="B Nazanin"/>
                <w:rtl/>
                <w:lang w:bidi="fa-IR"/>
              </w:rPr>
            </w:rPrChange>
          </w:rPr>
          <w:delText xml:space="preserve"> داده ها م</w:delText>
        </w:r>
        <w:r w:rsidR="00991657" w:rsidRPr="00394001" w:rsidDel="00394001">
          <w:rPr>
            <w:rFonts w:ascii="IRNazanin" w:hAnsi="IRNazanin" w:cs="B Nazanin" w:hint="cs"/>
            <w:color w:val="44546A" w:themeColor="text2"/>
            <w:sz w:val="18"/>
            <w:szCs w:val="18"/>
            <w:rtl/>
            <w:rPrChange w:id="633" w:author="R" w:date="2026-05-30T12:04:00Z">
              <w:rPr>
                <w:rFonts w:ascii="IRNazanin" w:hAnsi="IRNazanin" w:cs="B Nazanin" w:hint="cs"/>
                <w:rtl/>
                <w:lang w:bidi="fa-IR"/>
              </w:rPr>
            </w:rPrChange>
          </w:rPr>
          <w:delText>ی</w:delText>
        </w:r>
        <w:r w:rsidR="00991657" w:rsidRPr="00394001" w:rsidDel="00394001">
          <w:rPr>
            <w:rFonts w:ascii="IRNazanin" w:hAnsi="IRNazanin" w:cs="B Nazanin"/>
            <w:color w:val="44546A" w:themeColor="text2"/>
            <w:sz w:val="18"/>
            <w:szCs w:val="18"/>
            <w:rtl/>
            <w:rPrChange w:id="634" w:author="R" w:date="2026-05-30T12:04:00Z">
              <w:rPr>
                <w:rFonts w:ascii="IRNazanin" w:hAnsi="IRNazanin" w:cs="B Nazanin"/>
                <w:rtl/>
                <w:lang w:bidi="fa-IR"/>
              </w:rPr>
            </w:rPrChange>
          </w:rPr>
          <w:delText xml:space="preserve"> پرداز</w:delText>
        </w:r>
        <w:r w:rsidR="00991657" w:rsidRPr="00394001" w:rsidDel="00394001">
          <w:rPr>
            <w:rFonts w:ascii="IRNazanin" w:hAnsi="IRNazanin" w:cs="B Nazanin" w:hint="cs"/>
            <w:color w:val="44546A" w:themeColor="text2"/>
            <w:sz w:val="18"/>
            <w:szCs w:val="18"/>
            <w:rtl/>
            <w:rPrChange w:id="635" w:author="R" w:date="2026-05-30T12:04:00Z">
              <w:rPr>
                <w:rFonts w:ascii="IRNazanin" w:hAnsi="IRNazanin" w:cs="B Nazanin" w:hint="cs"/>
                <w:rtl/>
                <w:lang w:bidi="fa-IR"/>
              </w:rPr>
            </w:rPrChange>
          </w:rPr>
          <w:delText>ی</w:delText>
        </w:r>
        <w:r w:rsidR="00991657" w:rsidRPr="00394001" w:rsidDel="00394001">
          <w:rPr>
            <w:rFonts w:ascii="IRNazanin" w:hAnsi="IRNazanin" w:cs="B Nazanin" w:hint="eastAsia"/>
            <w:color w:val="44546A" w:themeColor="text2"/>
            <w:sz w:val="18"/>
            <w:szCs w:val="18"/>
            <w:rtl/>
            <w:rPrChange w:id="636" w:author="R" w:date="2026-05-30T12:04:00Z">
              <w:rPr>
                <w:rFonts w:ascii="IRNazanin" w:hAnsi="IRNazanin" w:cs="B Nazanin" w:hint="eastAsia"/>
                <w:rtl/>
                <w:lang w:bidi="fa-IR"/>
              </w:rPr>
            </w:rPrChange>
          </w:rPr>
          <w:delText>م</w:delText>
        </w:r>
        <w:r w:rsidR="00991657" w:rsidRPr="00394001" w:rsidDel="00394001">
          <w:rPr>
            <w:rFonts w:ascii="IRNazanin" w:hAnsi="IRNazanin" w:cs="B Nazanin"/>
            <w:color w:val="44546A" w:themeColor="text2"/>
            <w:sz w:val="18"/>
            <w:szCs w:val="18"/>
            <w:rtl/>
            <w:rPrChange w:id="637" w:author="R" w:date="2026-05-30T12:04:00Z">
              <w:rPr>
                <w:rFonts w:ascii="IRNazanin" w:hAnsi="IRNazanin" w:cs="B Nazanin"/>
                <w:rtl/>
                <w:lang w:bidi="fa-IR"/>
              </w:rPr>
            </w:rPrChange>
          </w:rPr>
          <w:delText xml:space="preserve">. </w:delText>
        </w:r>
      </w:del>
    </w:p>
    <w:p w14:paraId="3A610010" w14:textId="77777777" w:rsidR="00C72FBA" w:rsidRPr="00C72FBA" w:rsidRDefault="00C72FBA">
      <w:pPr>
        <w:rPr>
          <w:ins w:id="638" w:author="R" w:date="2026-05-30T12:12:00Z"/>
          <w:rFonts w:cs="B Nazanin"/>
          <w:i/>
          <w:iCs/>
          <w:sz w:val="24"/>
          <w:szCs w:val="24"/>
          <w:rtl/>
          <w:lang w:bidi="fa-IR"/>
          <w:rPrChange w:id="639" w:author="R" w:date="2026-05-30T12:12:00Z">
            <w:rPr>
              <w:ins w:id="640" w:author="R" w:date="2026-05-30T12:12:00Z"/>
              <w:rFonts w:ascii="IRNazanin" w:eastAsia="Times New Roman" w:hAnsi="IRNazanin" w:cs="B Nazanin"/>
              <w:i w:val="0"/>
              <w:iCs w:val="0"/>
              <w:color w:val="auto"/>
              <w:sz w:val="24"/>
              <w:szCs w:val="24"/>
              <w:rtl/>
              <w:lang w:bidi="fa-IR"/>
            </w:rPr>
          </w:rPrChange>
        </w:rPr>
        <w:pPrChange w:id="641" w:author="R" w:date="2026-05-30T12:12:00Z">
          <w:pPr>
            <w:pStyle w:val="Caption"/>
            <w:keepNext/>
            <w:ind w:firstLine="0"/>
          </w:pPr>
        </w:pPrChange>
      </w:pPr>
    </w:p>
    <w:p w14:paraId="1C5624F8" w14:textId="0892D555" w:rsidR="00991657" w:rsidRPr="0032771B" w:rsidRDefault="00991657">
      <w:pPr>
        <w:pPrChange w:id="642" w:author="R" w:date="2026-05-30T12:12:00Z">
          <w:pPr>
            <w:pStyle w:val="Caption"/>
            <w:keepNext/>
            <w:jc w:val="center"/>
          </w:pPr>
        </w:pPrChange>
      </w:pPr>
    </w:p>
    <w:p w14:paraId="660C50AE" w14:textId="68E244CB" w:rsidR="00A34BDA" w:rsidRPr="00462AF9" w:rsidDel="00394001" w:rsidRDefault="00A34BDA" w:rsidP="00462AF9">
      <w:pPr>
        <w:pStyle w:val="Caption"/>
        <w:keepNext/>
        <w:jc w:val="center"/>
        <w:rPr>
          <w:del w:id="643" w:author="R" w:date="2026-05-30T12:01:00Z"/>
          <w:rFonts w:ascii="IRNazanin" w:hAnsi="IRNazanin" w:cs="B Nazanin"/>
          <w:i w:val="0"/>
          <w:iCs w:val="0"/>
          <w:color w:val="auto"/>
          <w:sz w:val="22"/>
          <w:szCs w:val="22"/>
        </w:rPr>
      </w:pPr>
      <w:bookmarkStart w:id="644" w:name="_Ref231029136"/>
      <w:bookmarkStart w:id="645" w:name="_Toc230622344"/>
      <w:del w:id="646" w:author="R" w:date="2026-05-30T12:01:00Z">
        <w:r w:rsidRPr="00462AF9" w:rsidDel="00394001">
          <w:rPr>
            <w:rFonts w:ascii="IRNazanin" w:hAnsi="IRNazanin" w:cs="B Nazanin"/>
            <w:i w:val="0"/>
            <w:iCs w:val="0"/>
            <w:color w:val="auto"/>
            <w:sz w:val="22"/>
            <w:szCs w:val="22"/>
            <w:rtl/>
          </w:rPr>
          <w:delText xml:space="preserve">جدول </w:delText>
        </w:r>
        <w:r w:rsidRPr="00462AF9" w:rsidDel="00394001">
          <w:rPr>
            <w:rFonts w:ascii="IRNazanin" w:hAnsi="IRNazanin" w:cs="B Nazanin"/>
            <w:i w:val="0"/>
            <w:iCs w:val="0"/>
            <w:rtl/>
          </w:rPr>
          <w:fldChar w:fldCharType="begin"/>
        </w:r>
        <w:r w:rsidRPr="00462AF9" w:rsidDel="00394001">
          <w:rPr>
            <w:rFonts w:ascii="IRNazanin" w:hAnsi="IRNazanin" w:cs="B Nazanin"/>
            <w:i w:val="0"/>
            <w:iCs w:val="0"/>
            <w:color w:val="auto"/>
            <w:sz w:val="22"/>
            <w:szCs w:val="22"/>
            <w:rtl/>
          </w:rPr>
          <w:delInstrText xml:space="preserve"> </w:delInstrText>
        </w:r>
        <w:r w:rsidRPr="00462AF9" w:rsidDel="00394001">
          <w:rPr>
            <w:rFonts w:ascii="IRNazanin" w:hAnsi="IRNazanin" w:cs="B Nazanin"/>
            <w:i w:val="0"/>
            <w:iCs w:val="0"/>
            <w:color w:val="auto"/>
            <w:sz w:val="22"/>
            <w:szCs w:val="22"/>
          </w:rPr>
          <w:delInstrText>SEQ</w:delInstrText>
        </w:r>
        <w:r w:rsidRPr="00462AF9" w:rsidDel="00394001">
          <w:rPr>
            <w:rFonts w:ascii="IRNazanin" w:hAnsi="IRNazanin" w:cs="B Nazanin"/>
            <w:i w:val="0"/>
            <w:iCs w:val="0"/>
            <w:color w:val="auto"/>
            <w:sz w:val="22"/>
            <w:szCs w:val="22"/>
            <w:rtl/>
          </w:rPr>
          <w:delInstrText xml:space="preserve"> جدول \* </w:delInstrText>
        </w:r>
        <w:r w:rsidRPr="00462AF9" w:rsidDel="00394001">
          <w:rPr>
            <w:rFonts w:ascii="IRNazanin" w:hAnsi="IRNazanin" w:cs="B Nazanin"/>
            <w:i w:val="0"/>
            <w:iCs w:val="0"/>
            <w:color w:val="auto"/>
            <w:sz w:val="22"/>
            <w:szCs w:val="22"/>
          </w:rPr>
          <w:delInstrText>ARABIC</w:delInstrText>
        </w:r>
        <w:r w:rsidRPr="00462AF9" w:rsidDel="00394001">
          <w:rPr>
            <w:rFonts w:ascii="IRNazanin" w:hAnsi="IRNazanin" w:cs="B Nazanin"/>
            <w:i w:val="0"/>
            <w:iCs w:val="0"/>
            <w:color w:val="auto"/>
            <w:sz w:val="22"/>
            <w:szCs w:val="22"/>
            <w:rtl/>
          </w:rPr>
          <w:delInstrText xml:space="preserve"> </w:delInstrText>
        </w:r>
        <w:r w:rsidRPr="00462AF9" w:rsidDel="00394001">
          <w:rPr>
            <w:rFonts w:ascii="IRNazanin" w:hAnsi="IRNazanin" w:cs="B Nazanin"/>
            <w:i w:val="0"/>
            <w:iCs w:val="0"/>
            <w:rtl/>
          </w:rPr>
          <w:fldChar w:fldCharType="separate"/>
        </w:r>
      </w:del>
      <w:del w:id="647" w:author="R" w:date="2026-05-30T10:10:00Z">
        <w:r w:rsidR="00741D6D" w:rsidRPr="00462AF9" w:rsidDel="008130CA">
          <w:rPr>
            <w:rFonts w:ascii="IRNazanin" w:hAnsi="IRNazanin" w:cs="B Nazanin"/>
            <w:i w:val="0"/>
            <w:iCs w:val="0"/>
            <w:noProof/>
            <w:color w:val="auto"/>
            <w:sz w:val="22"/>
            <w:szCs w:val="22"/>
            <w:rtl/>
          </w:rPr>
          <w:delText>2</w:delText>
        </w:r>
      </w:del>
      <w:del w:id="648" w:author="R" w:date="2026-05-30T12:01:00Z">
        <w:r w:rsidRPr="00462AF9" w:rsidDel="00394001">
          <w:rPr>
            <w:rFonts w:ascii="IRNazanin" w:hAnsi="IRNazanin" w:cs="B Nazanin"/>
            <w:i w:val="0"/>
            <w:iCs w:val="0"/>
            <w:rtl/>
          </w:rPr>
          <w:fldChar w:fldCharType="end"/>
        </w:r>
        <w:bookmarkEnd w:id="644"/>
        <w:r w:rsidRPr="00462AF9" w:rsidDel="00394001">
          <w:rPr>
            <w:rFonts w:ascii="IRNazanin" w:hAnsi="IRNazanin" w:cs="B Nazanin"/>
            <w:i w:val="0"/>
            <w:iCs w:val="0"/>
            <w:color w:val="auto"/>
            <w:sz w:val="22"/>
            <w:szCs w:val="22"/>
            <w:rtl/>
            <w:lang w:bidi="fa-IR"/>
          </w:rPr>
          <w:delText>: نرخ داده‌های گمشده در هر روز</w:delText>
        </w:r>
        <w:bookmarkEnd w:id="645"/>
      </w:del>
    </w:p>
    <w:tbl>
      <w:tblPr>
        <w:tblStyle w:val="PlainTable2"/>
        <w:bidiVisual/>
        <w:tblW w:w="0" w:type="auto"/>
        <w:jc w:val="center"/>
        <w:tblLook w:val="04A0" w:firstRow="1" w:lastRow="0" w:firstColumn="1" w:lastColumn="0" w:noHBand="0" w:noVBand="1"/>
      </w:tblPr>
      <w:tblGrid>
        <w:gridCol w:w="2266"/>
        <w:gridCol w:w="2266"/>
      </w:tblGrid>
      <w:tr w:rsidR="00991657" w:rsidRPr="0032771B" w:rsidDel="00394001" w14:paraId="7389847F" w14:textId="5BA65CD7" w:rsidTr="00DF12DA">
        <w:trPr>
          <w:cnfStyle w:val="100000000000" w:firstRow="1" w:lastRow="0" w:firstColumn="0" w:lastColumn="0" w:oddVBand="0" w:evenVBand="0" w:oddHBand="0" w:evenHBand="0" w:firstRowFirstColumn="0" w:firstRowLastColumn="0" w:lastRowFirstColumn="0" w:lastRowLastColumn="0"/>
          <w:trHeight w:val="295"/>
          <w:jc w:val="center"/>
          <w:del w:id="649" w:author="R" w:date="2026-05-30T12:01:00Z"/>
        </w:trPr>
        <w:tc>
          <w:tcPr>
            <w:cnfStyle w:val="001000000000" w:firstRow="0" w:lastRow="0" w:firstColumn="1" w:lastColumn="0" w:oddVBand="0" w:evenVBand="0" w:oddHBand="0" w:evenHBand="0" w:firstRowFirstColumn="0" w:firstRowLastColumn="0" w:lastRowFirstColumn="0" w:lastRowLastColumn="0"/>
            <w:tcW w:w="2266" w:type="dxa"/>
          </w:tcPr>
          <w:p w14:paraId="66BA959D" w14:textId="12941C20" w:rsidR="00991657" w:rsidRPr="0032771B" w:rsidDel="00394001" w:rsidRDefault="00991657" w:rsidP="00462AF9">
            <w:pPr>
              <w:pStyle w:val="NormalWeb"/>
              <w:spacing w:before="0" w:beforeAutospacing="0"/>
              <w:jc w:val="center"/>
              <w:rPr>
                <w:del w:id="650" w:author="R" w:date="2026-05-30T12:01:00Z"/>
                <w:rFonts w:ascii="IRNazanin" w:hAnsi="IRNazanin" w:cs="B Nazanin"/>
                <w:rtl/>
                <w:lang w:bidi="fa-IR"/>
              </w:rPr>
            </w:pPr>
            <w:bookmarkStart w:id="651" w:name="_Hlk230613876"/>
            <w:del w:id="652" w:author="R" w:date="2026-05-30T12:01:00Z">
              <w:r w:rsidRPr="0032771B" w:rsidDel="00394001">
                <w:rPr>
                  <w:rFonts w:ascii="IRNazanin" w:hAnsi="IRNazanin" w:cs="B Nazanin"/>
                  <w:color w:val="000000"/>
                  <w:sz w:val="22"/>
                  <w:szCs w:val="22"/>
                  <w:rtl/>
                </w:rPr>
                <w:delText>درصد داده‌های گمشده در هر ستون(روز)</w:delText>
              </w:r>
            </w:del>
          </w:p>
        </w:tc>
        <w:tc>
          <w:tcPr>
            <w:tcW w:w="2266" w:type="dxa"/>
          </w:tcPr>
          <w:p w14:paraId="1F0A91D6" w14:textId="5707A734" w:rsidR="00991657" w:rsidRPr="0032771B" w:rsidDel="00394001" w:rsidRDefault="00991657" w:rsidP="00462AF9">
            <w:pPr>
              <w:pStyle w:val="NormalWeb"/>
              <w:spacing w:before="0" w:beforeAutospacing="0"/>
              <w:jc w:val="center"/>
              <w:cnfStyle w:val="100000000000" w:firstRow="1" w:lastRow="0" w:firstColumn="0" w:lastColumn="0" w:oddVBand="0" w:evenVBand="0" w:oddHBand="0" w:evenHBand="0" w:firstRowFirstColumn="0" w:firstRowLastColumn="0" w:lastRowFirstColumn="0" w:lastRowLastColumn="0"/>
              <w:rPr>
                <w:del w:id="653" w:author="R" w:date="2026-05-30T12:01:00Z"/>
                <w:rFonts w:ascii="IRNazanin" w:hAnsi="IRNazanin" w:cs="B Nazanin"/>
                <w:rtl/>
                <w:lang w:bidi="fa-IR"/>
              </w:rPr>
            </w:pPr>
            <w:del w:id="654" w:author="R" w:date="2026-05-30T12:01:00Z">
              <w:r w:rsidRPr="0032771B" w:rsidDel="00394001">
                <w:rPr>
                  <w:rFonts w:ascii="IRNazanin" w:hAnsi="IRNazanin" w:cs="B Nazanin"/>
                  <w:color w:val="000000"/>
                  <w:sz w:val="22"/>
                  <w:szCs w:val="22"/>
                  <w:rtl/>
                </w:rPr>
                <w:delText>تعداد داده‌های گمشده</w:delText>
              </w:r>
            </w:del>
          </w:p>
        </w:tc>
      </w:tr>
      <w:tr w:rsidR="00991657" w:rsidRPr="0032771B" w:rsidDel="00394001" w14:paraId="620267FC" w14:textId="4B02B5BC" w:rsidTr="00DF12DA">
        <w:trPr>
          <w:cnfStyle w:val="000000100000" w:firstRow="0" w:lastRow="0" w:firstColumn="0" w:lastColumn="0" w:oddVBand="0" w:evenVBand="0" w:oddHBand="1" w:evenHBand="0" w:firstRowFirstColumn="0" w:firstRowLastColumn="0" w:lastRowFirstColumn="0" w:lastRowLastColumn="0"/>
          <w:trHeight w:val="279"/>
          <w:jc w:val="center"/>
          <w:del w:id="655" w:author="R" w:date="2026-05-30T12:01:00Z"/>
        </w:trPr>
        <w:tc>
          <w:tcPr>
            <w:cnfStyle w:val="001000000000" w:firstRow="0" w:lastRow="0" w:firstColumn="1" w:lastColumn="0" w:oddVBand="0" w:evenVBand="0" w:oddHBand="0" w:evenHBand="0" w:firstRowFirstColumn="0" w:firstRowLastColumn="0" w:lastRowFirstColumn="0" w:lastRowLastColumn="0"/>
            <w:tcW w:w="2266" w:type="dxa"/>
          </w:tcPr>
          <w:p w14:paraId="7DAD0075" w14:textId="184493FA" w:rsidR="00991657" w:rsidRPr="0032771B" w:rsidDel="00394001" w:rsidRDefault="00991657" w:rsidP="00462AF9">
            <w:pPr>
              <w:pStyle w:val="NormalWeb"/>
              <w:spacing w:before="0" w:beforeAutospacing="0"/>
              <w:jc w:val="center"/>
              <w:rPr>
                <w:del w:id="656" w:author="R" w:date="2026-05-30T12:01:00Z"/>
                <w:rFonts w:ascii="IRNazanin" w:hAnsi="IRNazanin" w:cs="B Nazanin"/>
                <w:rtl/>
                <w:lang w:bidi="fa-IR"/>
              </w:rPr>
            </w:pPr>
            <w:del w:id="657" w:author="R" w:date="2026-05-30T12:01:00Z">
              <w:r w:rsidRPr="0032771B" w:rsidDel="00394001">
                <w:rPr>
                  <w:rFonts w:ascii="IRNazanin" w:hAnsi="IRNazanin" w:cs="B Nazanin"/>
                  <w:color w:val="000000"/>
                  <w:sz w:val="22"/>
                  <w:szCs w:val="22"/>
                  <w:rtl/>
                  <w:lang w:bidi="fa-IR"/>
                </w:rPr>
                <w:delText>۰</w:delText>
              </w:r>
            </w:del>
          </w:p>
        </w:tc>
        <w:tc>
          <w:tcPr>
            <w:tcW w:w="2266" w:type="dxa"/>
          </w:tcPr>
          <w:p w14:paraId="70F78050" w14:textId="19ED9891" w:rsidR="00991657" w:rsidRPr="0032771B" w:rsidDel="00394001" w:rsidRDefault="00991657" w:rsidP="00462AF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del w:id="658" w:author="R" w:date="2026-05-30T12:01:00Z"/>
                <w:rFonts w:ascii="IRNazanin" w:hAnsi="IRNazanin" w:cs="B Nazanin"/>
                <w:rtl/>
                <w:lang w:bidi="fa-IR"/>
              </w:rPr>
            </w:pPr>
            <w:del w:id="659" w:author="R" w:date="2026-05-30T12:01:00Z">
              <w:r w:rsidRPr="0032771B" w:rsidDel="00394001">
                <w:rPr>
                  <w:rFonts w:ascii="IRNazanin" w:hAnsi="IRNazanin" w:cs="B Nazanin"/>
                  <w:color w:val="000000"/>
                  <w:sz w:val="22"/>
                  <w:szCs w:val="22"/>
                  <w:rtl/>
                  <w:lang w:bidi="fa-IR"/>
                </w:rPr>
                <w:delText>۳۴۹</w:delText>
              </w:r>
            </w:del>
          </w:p>
        </w:tc>
      </w:tr>
      <w:tr w:rsidR="00991657" w:rsidRPr="0032771B" w:rsidDel="00394001" w14:paraId="66C03E3B" w14:textId="532F1C89" w:rsidTr="00DF12DA">
        <w:trPr>
          <w:trHeight w:val="295"/>
          <w:jc w:val="center"/>
          <w:del w:id="660" w:author="R" w:date="2026-05-30T12:01:00Z"/>
        </w:trPr>
        <w:tc>
          <w:tcPr>
            <w:cnfStyle w:val="001000000000" w:firstRow="0" w:lastRow="0" w:firstColumn="1" w:lastColumn="0" w:oddVBand="0" w:evenVBand="0" w:oddHBand="0" w:evenHBand="0" w:firstRowFirstColumn="0" w:firstRowLastColumn="0" w:lastRowFirstColumn="0" w:lastRowLastColumn="0"/>
            <w:tcW w:w="2266" w:type="dxa"/>
          </w:tcPr>
          <w:p w14:paraId="115C102E" w14:textId="4202DCF1" w:rsidR="00991657" w:rsidRPr="0032771B" w:rsidDel="00394001" w:rsidRDefault="00991657" w:rsidP="00462AF9">
            <w:pPr>
              <w:pStyle w:val="NormalWeb"/>
              <w:spacing w:before="0" w:beforeAutospacing="0"/>
              <w:jc w:val="center"/>
              <w:rPr>
                <w:del w:id="661" w:author="R" w:date="2026-05-30T12:01:00Z"/>
                <w:rFonts w:ascii="IRNazanin" w:hAnsi="IRNazanin" w:cs="B Nazanin"/>
                <w:rtl/>
                <w:lang w:bidi="fa-IR"/>
              </w:rPr>
            </w:pPr>
            <w:del w:id="662" w:author="R" w:date="2026-05-30T12:01:00Z">
              <w:r w:rsidRPr="0032771B" w:rsidDel="00394001">
                <w:rPr>
                  <w:rFonts w:ascii="IRNazanin" w:hAnsi="IRNazanin" w:cs="B Nazanin"/>
                  <w:color w:val="000000"/>
                  <w:sz w:val="22"/>
                  <w:szCs w:val="22"/>
                  <w:rtl/>
                  <w:lang w:bidi="fa-IR"/>
                </w:rPr>
                <w:delText>۱۰</w:delText>
              </w:r>
            </w:del>
          </w:p>
        </w:tc>
        <w:tc>
          <w:tcPr>
            <w:tcW w:w="2266" w:type="dxa"/>
          </w:tcPr>
          <w:p w14:paraId="13E58231" w14:textId="02E2D5C2" w:rsidR="00991657" w:rsidRPr="0032771B" w:rsidDel="00394001" w:rsidRDefault="00991657" w:rsidP="00462AF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del w:id="663" w:author="R" w:date="2026-05-30T12:01:00Z"/>
                <w:rFonts w:ascii="IRNazanin" w:hAnsi="IRNazanin" w:cs="B Nazanin"/>
                <w:rtl/>
                <w:lang w:bidi="fa-IR"/>
              </w:rPr>
            </w:pPr>
            <w:del w:id="664" w:author="R" w:date="2026-05-30T12:01:00Z">
              <w:r w:rsidRPr="0032771B" w:rsidDel="00394001">
                <w:rPr>
                  <w:rFonts w:ascii="IRNazanin" w:hAnsi="IRNazanin" w:cs="B Nazanin"/>
                  <w:color w:val="000000"/>
                  <w:sz w:val="22"/>
                  <w:szCs w:val="22"/>
                  <w:rtl/>
                  <w:lang w:bidi="fa-IR"/>
                </w:rPr>
                <w:delText>۲۲۳</w:delText>
              </w:r>
            </w:del>
          </w:p>
        </w:tc>
      </w:tr>
      <w:tr w:rsidR="00991657" w:rsidRPr="0032771B" w:rsidDel="00394001" w14:paraId="458D9B00" w14:textId="10A68A7B" w:rsidTr="00DF12DA">
        <w:trPr>
          <w:cnfStyle w:val="000000100000" w:firstRow="0" w:lastRow="0" w:firstColumn="0" w:lastColumn="0" w:oddVBand="0" w:evenVBand="0" w:oddHBand="1" w:evenHBand="0" w:firstRowFirstColumn="0" w:firstRowLastColumn="0" w:lastRowFirstColumn="0" w:lastRowLastColumn="0"/>
          <w:trHeight w:val="279"/>
          <w:jc w:val="center"/>
          <w:del w:id="665" w:author="R" w:date="2026-05-30T12:01:00Z"/>
        </w:trPr>
        <w:tc>
          <w:tcPr>
            <w:cnfStyle w:val="001000000000" w:firstRow="0" w:lastRow="0" w:firstColumn="1" w:lastColumn="0" w:oddVBand="0" w:evenVBand="0" w:oddHBand="0" w:evenHBand="0" w:firstRowFirstColumn="0" w:firstRowLastColumn="0" w:lastRowFirstColumn="0" w:lastRowLastColumn="0"/>
            <w:tcW w:w="2266" w:type="dxa"/>
          </w:tcPr>
          <w:p w14:paraId="7820529E" w14:textId="5166A24A" w:rsidR="00991657" w:rsidRPr="0032771B" w:rsidDel="00394001" w:rsidRDefault="00991657" w:rsidP="00462AF9">
            <w:pPr>
              <w:pStyle w:val="NormalWeb"/>
              <w:spacing w:before="0" w:beforeAutospacing="0"/>
              <w:jc w:val="center"/>
              <w:rPr>
                <w:del w:id="666" w:author="R" w:date="2026-05-30T12:01:00Z"/>
                <w:rFonts w:ascii="IRNazanin" w:hAnsi="IRNazanin" w:cs="B Nazanin"/>
                <w:rtl/>
                <w:lang w:bidi="fa-IR"/>
              </w:rPr>
            </w:pPr>
            <w:del w:id="667" w:author="R" w:date="2026-05-30T12:01:00Z">
              <w:r w:rsidRPr="0032771B" w:rsidDel="00394001">
                <w:rPr>
                  <w:rFonts w:ascii="IRNazanin" w:hAnsi="IRNazanin" w:cs="B Nazanin"/>
                  <w:color w:val="000000"/>
                  <w:sz w:val="22"/>
                  <w:szCs w:val="22"/>
                  <w:rtl/>
                  <w:lang w:bidi="fa-IR"/>
                </w:rPr>
                <w:delText>۲۰</w:delText>
              </w:r>
            </w:del>
          </w:p>
        </w:tc>
        <w:tc>
          <w:tcPr>
            <w:tcW w:w="2266" w:type="dxa"/>
          </w:tcPr>
          <w:p w14:paraId="0B0E7AE7" w14:textId="696CDEA7" w:rsidR="00991657" w:rsidRPr="0032771B" w:rsidDel="00394001" w:rsidRDefault="00991657" w:rsidP="00462AF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del w:id="668" w:author="R" w:date="2026-05-30T12:01:00Z"/>
                <w:rFonts w:ascii="IRNazanin" w:hAnsi="IRNazanin" w:cs="B Nazanin"/>
                <w:rtl/>
                <w:lang w:bidi="fa-IR"/>
              </w:rPr>
            </w:pPr>
            <w:del w:id="669" w:author="R" w:date="2026-05-30T12:01:00Z">
              <w:r w:rsidRPr="0032771B" w:rsidDel="00394001">
                <w:rPr>
                  <w:rFonts w:ascii="IRNazanin" w:hAnsi="IRNazanin" w:cs="B Nazanin"/>
                  <w:color w:val="000000"/>
                  <w:sz w:val="22"/>
                  <w:szCs w:val="22"/>
                  <w:rtl/>
                  <w:lang w:bidi="fa-IR"/>
                </w:rPr>
                <w:delText>۱۳۴</w:delText>
              </w:r>
            </w:del>
          </w:p>
        </w:tc>
      </w:tr>
      <w:tr w:rsidR="00991657" w:rsidRPr="0032771B" w:rsidDel="00394001" w14:paraId="50743DDD" w14:textId="667606E2" w:rsidTr="00DF12DA">
        <w:trPr>
          <w:trHeight w:val="295"/>
          <w:jc w:val="center"/>
          <w:del w:id="670" w:author="R" w:date="2026-05-30T12:01:00Z"/>
        </w:trPr>
        <w:tc>
          <w:tcPr>
            <w:cnfStyle w:val="001000000000" w:firstRow="0" w:lastRow="0" w:firstColumn="1" w:lastColumn="0" w:oddVBand="0" w:evenVBand="0" w:oddHBand="0" w:evenHBand="0" w:firstRowFirstColumn="0" w:firstRowLastColumn="0" w:lastRowFirstColumn="0" w:lastRowLastColumn="0"/>
            <w:tcW w:w="2266" w:type="dxa"/>
          </w:tcPr>
          <w:p w14:paraId="648039D9" w14:textId="601B540B" w:rsidR="00991657" w:rsidRPr="0032771B" w:rsidDel="00394001" w:rsidRDefault="00991657" w:rsidP="00462AF9">
            <w:pPr>
              <w:pStyle w:val="NormalWeb"/>
              <w:spacing w:before="0" w:beforeAutospacing="0"/>
              <w:jc w:val="center"/>
              <w:rPr>
                <w:del w:id="671" w:author="R" w:date="2026-05-30T12:01:00Z"/>
                <w:rFonts w:ascii="IRNazanin" w:hAnsi="IRNazanin" w:cs="B Nazanin"/>
                <w:rtl/>
                <w:lang w:bidi="fa-IR"/>
              </w:rPr>
            </w:pPr>
            <w:del w:id="672" w:author="R" w:date="2026-05-30T12:01:00Z">
              <w:r w:rsidRPr="0032771B" w:rsidDel="00394001">
                <w:rPr>
                  <w:rFonts w:ascii="IRNazanin" w:hAnsi="IRNazanin" w:cs="B Nazanin"/>
                  <w:color w:val="000000"/>
                  <w:sz w:val="22"/>
                  <w:szCs w:val="22"/>
                  <w:rtl/>
                  <w:lang w:bidi="fa-IR"/>
                </w:rPr>
                <w:delText>۳۰</w:delText>
              </w:r>
            </w:del>
          </w:p>
        </w:tc>
        <w:tc>
          <w:tcPr>
            <w:tcW w:w="2266" w:type="dxa"/>
          </w:tcPr>
          <w:p w14:paraId="2638146C" w14:textId="13740F27" w:rsidR="00991657" w:rsidRPr="0032771B" w:rsidDel="00394001" w:rsidRDefault="00991657" w:rsidP="00462AF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del w:id="673" w:author="R" w:date="2026-05-30T12:01:00Z"/>
                <w:rFonts w:ascii="IRNazanin" w:hAnsi="IRNazanin" w:cs="B Nazanin"/>
                <w:rtl/>
                <w:lang w:bidi="fa-IR"/>
              </w:rPr>
            </w:pPr>
            <w:del w:id="674" w:author="R" w:date="2026-05-30T12:01:00Z">
              <w:r w:rsidRPr="0032771B" w:rsidDel="00394001">
                <w:rPr>
                  <w:rFonts w:ascii="IRNazanin" w:hAnsi="IRNazanin" w:cs="B Nazanin"/>
                  <w:color w:val="000000"/>
                  <w:sz w:val="22"/>
                  <w:szCs w:val="22"/>
                  <w:rtl/>
                  <w:lang w:bidi="fa-IR"/>
                </w:rPr>
                <w:delText>۸۳</w:delText>
              </w:r>
            </w:del>
          </w:p>
        </w:tc>
      </w:tr>
      <w:tr w:rsidR="00991657" w:rsidRPr="0032771B" w:rsidDel="00394001" w14:paraId="11CEFBD0" w14:textId="0E359321" w:rsidTr="00DF12DA">
        <w:trPr>
          <w:cnfStyle w:val="000000100000" w:firstRow="0" w:lastRow="0" w:firstColumn="0" w:lastColumn="0" w:oddVBand="0" w:evenVBand="0" w:oddHBand="1" w:evenHBand="0" w:firstRowFirstColumn="0" w:firstRowLastColumn="0" w:lastRowFirstColumn="0" w:lastRowLastColumn="0"/>
          <w:trHeight w:val="279"/>
          <w:jc w:val="center"/>
          <w:del w:id="675" w:author="R" w:date="2026-05-30T12:01:00Z"/>
        </w:trPr>
        <w:tc>
          <w:tcPr>
            <w:cnfStyle w:val="001000000000" w:firstRow="0" w:lastRow="0" w:firstColumn="1" w:lastColumn="0" w:oddVBand="0" w:evenVBand="0" w:oddHBand="0" w:evenHBand="0" w:firstRowFirstColumn="0" w:firstRowLastColumn="0" w:lastRowFirstColumn="0" w:lastRowLastColumn="0"/>
            <w:tcW w:w="2266" w:type="dxa"/>
          </w:tcPr>
          <w:p w14:paraId="16761DD5" w14:textId="58F30363" w:rsidR="00991657" w:rsidRPr="0032771B" w:rsidDel="00394001" w:rsidRDefault="00991657" w:rsidP="00462AF9">
            <w:pPr>
              <w:pStyle w:val="NormalWeb"/>
              <w:spacing w:before="0" w:beforeAutospacing="0"/>
              <w:jc w:val="center"/>
              <w:rPr>
                <w:del w:id="676" w:author="R" w:date="2026-05-30T12:01:00Z"/>
                <w:rFonts w:ascii="IRNazanin" w:hAnsi="IRNazanin" w:cs="B Nazanin"/>
                <w:rtl/>
                <w:lang w:bidi="fa-IR"/>
              </w:rPr>
            </w:pPr>
            <w:del w:id="677" w:author="R" w:date="2026-05-30T12:01:00Z">
              <w:r w:rsidRPr="0032771B" w:rsidDel="00394001">
                <w:rPr>
                  <w:rFonts w:ascii="IRNazanin" w:hAnsi="IRNazanin" w:cs="B Nazanin"/>
                  <w:color w:val="000000"/>
                  <w:sz w:val="22"/>
                  <w:szCs w:val="22"/>
                  <w:rtl/>
                  <w:lang w:bidi="fa-IR"/>
                </w:rPr>
                <w:delText>۴۰</w:delText>
              </w:r>
            </w:del>
          </w:p>
        </w:tc>
        <w:tc>
          <w:tcPr>
            <w:tcW w:w="2266" w:type="dxa"/>
          </w:tcPr>
          <w:p w14:paraId="4C631FFD" w14:textId="7DD5CD65" w:rsidR="00991657" w:rsidRPr="0032771B" w:rsidDel="00394001" w:rsidRDefault="00991657" w:rsidP="00462AF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del w:id="678" w:author="R" w:date="2026-05-30T12:01:00Z"/>
                <w:rFonts w:ascii="IRNazanin" w:hAnsi="IRNazanin" w:cs="B Nazanin"/>
                <w:rtl/>
                <w:lang w:bidi="fa-IR"/>
              </w:rPr>
            </w:pPr>
            <w:del w:id="679" w:author="R" w:date="2026-05-30T12:01:00Z">
              <w:r w:rsidRPr="0032771B" w:rsidDel="00394001">
                <w:rPr>
                  <w:rFonts w:ascii="IRNazanin" w:hAnsi="IRNazanin" w:cs="B Nazanin"/>
                  <w:color w:val="000000"/>
                  <w:sz w:val="22"/>
                  <w:szCs w:val="22"/>
                  <w:rtl/>
                  <w:lang w:bidi="fa-IR"/>
                </w:rPr>
                <w:delText>۴۲</w:delText>
              </w:r>
            </w:del>
          </w:p>
        </w:tc>
      </w:tr>
      <w:tr w:rsidR="00991657" w:rsidRPr="0032771B" w:rsidDel="00394001" w14:paraId="1B389FC0" w14:textId="136F5B22" w:rsidTr="00DF12DA">
        <w:trPr>
          <w:trHeight w:val="295"/>
          <w:jc w:val="center"/>
          <w:del w:id="680" w:author="R" w:date="2026-05-30T12:01:00Z"/>
        </w:trPr>
        <w:tc>
          <w:tcPr>
            <w:cnfStyle w:val="001000000000" w:firstRow="0" w:lastRow="0" w:firstColumn="1" w:lastColumn="0" w:oddVBand="0" w:evenVBand="0" w:oddHBand="0" w:evenHBand="0" w:firstRowFirstColumn="0" w:firstRowLastColumn="0" w:lastRowFirstColumn="0" w:lastRowLastColumn="0"/>
            <w:tcW w:w="2266" w:type="dxa"/>
          </w:tcPr>
          <w:p w14:paraId="4C9F184E" w14:textId="385A2125" w:rsidR="00991657" w:rsidRPr="0032771B" w:rsidDel="00394001" w:rsidRDefault="00991657" w:rsidP="00462AF9">
            <w:pPr>
              <w:pStyle w:val="NormalWeb"/>
              <w:spacing w:before="0" w:beforeAutospacing="0"/>
              <w:jc w:val="center"/>
              <w:rPr>
                <w:del w:id="681" w:author="R" w:date="2026-05-30T12:01:00Z"/>
                <w:rFonts w:ascii="IRNazanin" w:hAnsi="IRNazanin" w:cs="B Nazanin"/>
                <w:rtl/>
                <w:lang w:bidi="fa-IR"/>
              </w:rPr>
            </w:pPr>
            <w:del w:id="682" w:author="R" w:date="2026-05-30T12:01:00Z">
              <w:r w:rsidRPr="0032771B" w:rsidDel="00394001">
                <w:rPr>
                  <w:rFonts w:ascii="IRNazanin" w:hAnsi="IRNazanin" w:cs="B Nazanin"/>
                  <w:color w:val="000000"/>
                  <w:sz w:val="22"/>
                  <w:szCs w:val="22"/>
                  <w:rtl/>
                  <w:lang w:bidi="fa-IR"/>
                </w:rPr>
                <w:delText>۵۰</w:delText>
              </w:r>
            </w:del>
          </w:p>
        </w:tc>
        <w:tc>
          <w:tcPr>
            <w:tcW w:w="2266" w:type="dxa"/>
          </w:tcPr>
          <w:p w14:paraId="0E743597" w14:textId="74B65F35" w:rsidR="00991657" w:rsidRPr="0032771B" w:rsidDel="00394001" w:rsidRDefault="00991657" w:rsidP="00462AF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del w:id="683" w:author="R" w:date="2026-05-30T12:01:00Z"/>
                <w:rFonts w:ascii="IRNazanin" w:hAnsi="IRNazanin" w:cs="B Nazanin"/>
                <w:rtl/>
                <w:lang w:bidi="fa-IR"/>
              </w:rPr>
            </w:pPr>
            <w:del w:id="684" w:author="R" w:date="2026-05-30T12:01:00Z">
              <w:r w:rsidRPr="0032771B" w:rsidDel="00394001">
                <w:rPr>
                  <w:rFonts w:ascii="IRNazanin" w:hAnsi="IRNazanin" w:cs="B Nazanin"/>
                  <w:color w:val="000000"/>
                  <w:sz w:val="22"/>
                  <w:szCs w:val="22"/>
                  <w:rtl/>
                  <w:lang w:bidi="fa-IR"/>
                </w:rPr>
                <w:delText>۳۱</w:delText>
              </w:r>
            </w:del>
          </w:p>
        </w:tc>
      </w:tr>
      <w:tr w:rsidR="00991657" w:rsidRPr="0032771B" w:rsidDel="00394001" w14:paraId="6E711A71" w14:textId="56496F3D" w:rsidTr="00DF12DA">
        <w:trPr>
          <w:cnfStyle w:val="000000100000" w:firstRow="0" w:lastRow="0" w:firstColumn="0" w:lastColumn="0" w:oddVBand="0" w:evenVBand="0" w:oddHBand="1" w:evenHBand="0" w:firstRowFirstColumn="0" w:firstRowLastColumn="0" w:lastRowFirstColumn="0" w:lastRowLastColumn="0"/>
          <w:trHeight w:val="295"/>
          <w:jc w:val="center"/>
          <w:del w:id="685" w:author="R" w:date="2026-05-30T12:01:00Z"/>
        </w:trPr>
        <w:tc>
          <w:tcPr>
            <w:cnfStyle w:val="001000000000" w:firstRow="0" w:lastRow="0" w:firstColumn="1" w:lastColumn="0" w:oddVBand="0" w:evenVBand="0" w:oddHBand="0" w:evenHBand="0" w:firstRowFirstColumn="0" w:firstRowLastColumn="0" w:lastRowFirstColumn="0" w:lastRowLastColumn="0"/>
            <w:tcW w:w="2266" w:type="dxa"/>
          </w:tcPr>
          <w:p w14:paraId="66553D93" w14:textId="3207E9F7" w:rsidR="00991657" w:rsidRPr="0032771B" w:rsidDel="00394001" w:rsidRDefault="00991657" w:rsidP="00462AF9">
            <w:pPr>
              <w:pStyle w:val="NormalWeb"/>
              <w:spacing w:before="0" w:beforeAutospacing="0"/>
              <w:jc w:val="center"/>
              <w:rPr>
                <w:del w:id="686" w:author="R" w:date="2026-05-30T12:01:00Z"/>
                <w:rFonts w:ascii="IRNazanin" w:hAnsi="IRNazanin" w:cs="B Nazanin"/>
                <w:rtl/>
                <w:lang w:bidi="fa-IR"/>
              </w:rPr>
            </w:pPr>
            <w:del w:id="687" w:author="R" w:date="2026-05-30T12:01:00Z">
              <w:r w:rsidRPr="0032771B" w:rsidDel="00394001">
                <w:rPr>
                  <w:rFonts w:ascii="IRNazanin" w:hAnsi="IRNazanin" w:cs="B Nazanin"/>
                  <w:color w:val="000000"/>
                  <w:sz w:val="22"/>
                  <w:szCs w:val="22"/>
                  <w:rtl/>
                  <w:lang w:bidi="fa-IR"/>
                </w:rPr>
                <w:delText>۶۰</w:delText>
              </w:r>
            </w:del>
          </w:p>
        </w:tc>
        <w:tc>
          <w:tcPr>
            <w:tcW w:w="2266" w:type="dxa"/>
          </w:tcPr>
          <w:p w14:paraId="6F280C69" w14:textId="74A76E90" w:rsidR="00991657" w:rsidRPr="0032771B" w:rsidDel="00394001" w:rsidRDefault="00991657" w:rsidP="00462AF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del w:id="688" w:author="R" w:date="2026-05-30T12:01:00Z"/>
                <w:rFonts w:ascii="IRNazanin" w:hAnsi="IRNazanin" w:cs="B Nazanin"/>
                <w:rtl/>
                <w:lang w:bidi="fa-IR"/>
              </w:rPr>
            </w:pPr>
            <w:del w:id="689" w:author="R" w:date="2026-05-30T12:01:00Z">
              <w:r w:rsidRPr="0032771B" w:rsidDel="00394001">
                <w:rPr>
                  <w:rFonts w:ascii="IRNazanin" w:hAnsi="IRNazanin" w:cs="B Nazanin"/>
                  <w:color w:val="000000"/>
                  <w:sz w:val="22"/>
                  <w:szCs w:val="22"/>
                  <w:rtl/>
                  <w:lang w:bidi="fa-IR"/>
                </w:rPr>
                <w:delText>۷</w:delText>
              </w:r>
            </w:del>
          </w:p>
        </w:tc>
      </w:tr>
      <w:tr w:rsidR="00991657" w:rsidRPr="0032771B" w:rsidDel="00394001" w14:paraId="61654CC7" w14:textId="12647044" w:rsidTr="00DF12DA">
        <w:trPr>
          <w:trHeight w:val="279"/>
          <w:jc w:val="center"/>
          <w:del w:id="690" w:author="R" w:date="2026-05-30T12:01:00Z"/>
        </w:trPr>
        <w:tc>
          <w:tcPr>
            <w:cnfStyle w:val="001000000000" w:firstRow="0" w:lastRow="0" w:firstColumn="1" w:lastColumn="0" w:oddVBand="0" w:evenVBand="0" w:oddHBand="0" w:evenHBand="0" w:firstRowFirstColumn="0" w:firstRowLastColumn="0" w:lastRowFirstColumn="0" w:lastRowLastColumn="0"/>
            <w:tcW w:w="2266" w:type="dxa"/>
          </w:tcPr>
          <w:p w14:paraId="04105C76" w14:textId="5A3D6AC6" w:rsidR="00991657" w:rsidRPr="0032771B" w:rsidDel="00394001" w:rsidRDefault="00991657" w:rsidP="00462AF9">
            <w:pPr>
              <w:pStyle w:val="NormalWeb"/>
              <w:spacing w:before="0" w:beforeAutospacing="0"/>
              <w:jc w:val="center"/>
              <w:rPr>
                <w:del w:id="691" w:author="R" w:date="2026-05-30T12:01:00Z"/>
                <w:rFonts w:ascii="IRNazanin" w:hAnsi="IRNazanin" w:cs="B Nazanin"/>
                <w:rtl/>
                <w:lang w:bidi="fa-IR"/>
              </w:rPr>
            </w:pPr>
            <w:del w:id="692" w:author="R" w:date="2026-05-30T12:01:00Z">
              <w:r w:rsidRPr="0032771B" w:rsidDel="00394001">
                <w:rPr>
                  <w:rFonts w:ascii="IRNazanin" w:hAnsi="IRNazanin" w:cs="B Nazanin"/>
                  <w:color w:val="000000"/>
                  <w:sz w:val="22"/>
                  <w:szCs w:val="22"/>
                  <w:rtl/>
                  <w:lang w:bidi="fa-IR"/>
                </w:rPr>
                <w:delText>۷۰</w:delText>
              </w:r>
            </w:del>
          </w:p>
        </w:tc>
        <w:tc>
          <w:tcPr>
            <w:tcW w:w="2266" w:type="dxa"/>
          </w:tcPr>
          <w:p w14:paraId="02B7D4A4" w14:textId="01361230" w:rsidR="00991657" w:rsidRPr="0032771B" w:rsidDel="00394001" w:rsidRDefault="00991657" w:rsidP="00462AF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del w:id="693" w:author="R" w:date="2026-05-30T12:01:00Z"/>
                <w:rFonts w:ascii="IRNazanin" w:hAnsi="IRNazanin" w:cs="B Nazanin"/>
                <w:rtl/>
                <w:lang w:bidi="fa-IR"/>
              </w:rPr>
            </w:pPr>
            <w:del w:id="694" w:author="R" w:date="2026-05-30T12:01:00Z">
              <w:r w:rsidRPr="0032771B" w:rsidDel="00394001">
                <w:rPr>
                  <w:rFonts w:ascii="IRNazanin" w:hAnsi="IRNazanin" w:cs="B Nazanin"/>
                  <w:color w:val="000000"/>
                  <w:sz w:val="22"/>
                  <w:szCs w:val="22"/>
                  <w:rtl/>
                  <w:lang w:bidi="fa-IR"/>
                </w:rPr>
                <w:delText>۰</w:delText>
              </w:r>
            </w:del>
          </w:p>
        </w:tc>
      </w:tr>
      <w:tr w:rsidR="00991657" w:rsidRPr="0032771B" w:rsidDel="00394001" w14:paraId="33A24FD6" w14:textId="48BF15F8" w:rsidTr="00DF12DA">
        <w:trPr>
          <w:cnfStyle w:val="000000100000" w:firstRow="0" w:lastRow="0" w:firstColumn="0" w:lastColumn="0" w:oddVBand="0" w:evenVBand="0" w:oddHBand="1" w:evenHBand="0" w:firstRowFirstColumn="0" w:firstRowLastColumn="0" w:lastRowFirstColumn="0" w:lastRowLastColumn="0"/>
          <w:trHeight w:val="295"/>
          <w:jc w:val="center"/>
          <w:del w:id="695" w:author="R" w:date="2026-05-30T12:01:00Z"/>
        </w:trPr>
        <w:tc>
          <w:tcPr>
            <w:cnfStyle w:val="001000000000" w:firstRow="0" w:lastRow="0" w:firstColumn="1" w:lastColumn="0" w:oddVBand="0" w:evenVBand="0" w:oddHBand="0" w:evenHBand="0" w:firstRowFirstColumn="0" w:firstRowLastColumn="0" w:lastRowFirstColumn="0" w:lastRowLastColumn="0"/>
            <w:tcW w:w="2266" w:type="dxa"/>
          </w:tcPr>
          <w:p w14:paraId="063F46CA" w14:textId="3233965B" w:rsidR="00991657" w:rsidRPr="0032771B" w:rsidDel="00394001" w:rsidRDefault="00991657" w:rsidP="00462AF9">
            <w:pPr>
              <w:pStyle w:val="NormalWeb"/>
              <w:spacing w:before="0" w:beforeAutospacing="0"/>
              <w:jc w:val="center"/>
              <w:rPr>
                <w:del w:id="696" w:author="R" w:date="2026-05-30T12:01:00Z"/>
                <w:rFonts w:ascii="IRNazanin" w:hAnsi="IRNazanin" w:cs="B Nazanin"/>
                <w:rtl/>
                <w:lang w:bidi="fa-IR"/>
              </w:rPr>
            </w:pPr>
            <w:del w:id="697" w:author="R" w:date="2026-05-30T12:01:00Z">
              <w:r w:rsidRPr="0032771B" w:rsidDel="00394001">
                <w:rPr>
                  <w:rFonts w:ascii="IRNazanin" w:hAnsi="IRNazanin" w:cs="B Nazanin"/>
                  <w:color w:val="000000"/>
                  <w:sz w:val="22"/>
                  <w:szCs w:val="22"/>
                  <w:rtl/>
                  <w:lang w:bidi="fa-IR"/>
                </w:rPr>
                <w:delText>۸۰</w:delText>
              </w:r>
            </w:del>
          </w:p>
        </w:tc>
        <w:tc>
          <w:tcPr>
            <w:tcW w:w="2266" w:type="dxa"/>
          </w:tcPr>
          <w:p w14:paraId="448B6B5B" w14:textId="001BE223" w:rsidR="00991657" w:rsidRPr="0032771B" w:rsidDel="00394001" w:rsidRDefault="00991657" w:rsidP="00462AF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del w:id="698" w:author="R" w:date="2026-05-30T12:01:00Z"/>
                <w:rFonts w:ascii="IRNazanin" w:hAnsi="IRNazanin" w:cs="B Nazanin"/>
                <w:rtl/>
                <w:lang w:bidi="fa-IR"/>
              </w:rPr>
            </w:pPr>
            <w:del w:id="699" w:author="R" w:date="2026-05-30T12:01:00Z">
              <w:r w:rsidRPr="0032771B" w:rsidDel="00394001">
                <w:rPr>
                  <w:rFonts w:ascii="IRNazanin" w:hAnsi="IRNazanin" w:cs="B Nazanin"/>
                  <w:color w:val="000000"/>
                  <w:sz w:val="22"/>
                  <w:szCs w:val="22"/>
                  <w:rtl/>
                  <w:lang w:bidi="fa-IR"/>
                </w:rPr>
                <w:delText>۰</w:delText>
              </w:r>
            </w:del>
          </w:p>
        </w:tc>
      </w:tr>
      <w:tr w:rsidR="00991657" w:rsidRPr="0032771B" w:rsidDel="00394001" w14:paraId="23B84673" w14:textId="4C5F1A40" w:rsidTr="00DF12DA">
        <w:trPr>
          <w:trHeight w:val="279"/>
          <w:jc w:val="center"/>
          <w:del w:id="700" w:author="R" w:date="2026-05-30T12:01:00Z"/>
        </w:trPr>
        <w:tc>
          <w:tcPr>
            <w:cnfStyle w:val="001000000000" w:firstRow="0" w:lastRow="0" w:firstColumn="1" w:lastColumn="0" w:oddVBand="0" w:evenVBand="0" w:oddHBand="0" w:evenHBand="0" w:firstRowFirstColumn="0" w:firstRowLastColumn="0" w:lastRowFirstColumn="0" w:lastRowLastColumn="0"/>
            <w:tcW w:w="2266" w:type="dxa"/>
          </w:tcPr>
          <w:p w14:paraId="74DD8D0C" w14:textId="65BAA498" w:rsidR="00991657" w:rsidRPr="0032771B" w:rsidDel="00394001" w:rsidRDefault="00991657" w:rsidP="00462AF9">
            <w:pPr>
              <w:pStyle w:val="NormalWeb"/>
              <w:spacing w:before="0" w:beforeAutospacing="0"/>
              <w:jc w:val="center"/>
              <w:rPr>
                <w:del w:id="701" w:author="R" w:date="2026-05-30T12:01:00Z"/>
                <w:rFonts w:ascii="IRNazanin" w:hAnsi="IRNazanin" w:cs="B Nazanin"/>
                <w:rtl/>
                <w:lang w:bidi="fa-IR"/>
              </w:rPr>
            </w:pPr>
            <w:del w:id="702" w:author="R" w:date="2026-05-30T12:01:00Z">
              <w:r w:rsidRPr="0032771B" w:rsidDel="00394001">
                <w:rPr>
                  <w:rFonts w:ascii="IRNazanin" w:hAnsi="IRNazanin" w:cs="B Nazanin"/>
                  <w:color w:val="000000"/>
                  <w:sz w:val="22"/>
                  <w:szCs w:val="22"/>
                  <w:rtl/>
                  <w:lang w:bidi="fa-IR"/>
                </w:rPr>
                <w:delText>۹۰</w:delText>
              </w:r>
            </w:del>
          </w:p>
        </w:tc>
        <w:tc>
          <w:tcPr>
            <w:tcW w:w="2266" w:type="dxa"/>
          </w:tcPr>
          <w:p w14:paraId="7278EA0F" w14:textId="4449556D" w:rsidR="00991657" w:rsidRPr="0032771B" w:rsidDel="00394001" w:rsidRDefault="00991657" w:rsidP="00462AF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del w:id="703" w:author="R" w:date="2026-05-30T12:01:00Z"/>
                <w:rFonts w:ascii="IRNazanin" w:hAnsi="IRNazanin" w:cs="B Nazanin"/>
                <w:rtl/>
                <w:lang w:bidi="fa-IR"/>
              </w:rPr>
            </w:pPr>
            <w:del w:id="704" w:author="R" w:date="2026-05-30T12:01:00Z">
              <w:r w:rsidRPr="0032771B" w:rsidDel="00394001">
                <w:rPr>
                  <w:rFonts w:ascii="IRNazanin" w:hAnsi="IRNazanin" w:cs="B Nazanin"/>
                  <w:color w:val="000000"/>
                  <w:sz w:val="22"/>
                  <w:szCs w:val="22"/>
                  <w:rtl/>
                  <w:lang w:bidi="fa-IR"/>
                </w:rPr>
                <w:delText>۰</w:delText>
              </w:r>
            </w:del>
          </w:p>
        </w:tc>
      </w:tr>
    </w:tbl>
    <w:bookmarkEnd w:id="651"/>
    <w:p w14:paraId="6FF68FE6" w14:textId="77777777" w:rsidR="00394001" w:rsidRDefault="00394001">
      <w:pPr>
        <w:pStyle w:val="NormalWeb"/>
        <w:keepNext/>
        <w:spacing w:before="0" w:beforeAutospacing="0"/>
        <w:rPr>
          <w:ins w:id="705" w:author="R" w:date="2026-05-30T12:02:00Z"/>
        </w:rPr>
        <w:pPrChange w:id="706" w:author="R" w:date="2026-05-30T12:02:00Z">
          <w:pPr>
            <w:pStyle w:val="NormalWeb"/>
            <w:spacing w:before="0" w:beforeAutospacing="0"/>
          </w:pPr>
        </w:pPrChange>
      </w:pPr>
      <w:ins w:id="707" w:author="R" w:date="2026-05-30T12:01:00Z">
        <w:r>
          <w:rPr>
            <w:rFonts w:ascii="IRNazanin" w:hAnsi="IRNazanin" w:cs="B Nazanin"/>
            <w:noProof/>
            <w:rtl/>
            <w:lang w:val="fa-IR" w:bidi="fa-IR"/>
          </w:rPr>
          <w:drawing>
            <wp:inline distT="0" distB="0" distL="0" distR="0" wp14:anchorId="7880DD80" wp14:editId="3C48C31C">
              <wp:extent cx="5943600" cy="29718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943600" cy="2971800"/>
                      </a:xfrm>
                      <a:prstGeom prst="rect">
                        <a:avLst/>
                      </a:prstGeom>
                    </pic:spPr>
                  </pic:pic>
                </a:graphicData>
              </a:graphic>
            </wp:inline>
          </w:drawing>
        </w:r>
      </w:ins>
    </w:p>
    <w:p w14:paraId="4B5607F3" w14:textId="22FED66D" w:rsidR="00A34BDA" w:rsidRPr="00C72FBA" w:rsidRDefault="00394001">
      <w:pPr>
        <w:pStyle w:val="Caption"/>
        <w:jc w:val="center"/>
        <w:rPr>
          <w:ins w:id="708" w:author="R" w:date="2026-05-30T12:02:00Z"/>
          <w:rFonts w:ascii="IRNazanin" w:hAnsi="IRNazanin" w:cs="B Nazanin"/>
          <w:sz w:val="22"/>
          <w:szCs w:val="22"/>
          <w:rtl/>
          <w:lang w:bidi="fa-IR"/>
          <w:rPrChange w:id="709" w:author="R" w:date="2026-05-30T12:17:00Z">
            <w:rPr>
              <w:ins w:id="710" w:author="R" w:date="2026-05-30T12:02:00Z"/>
              <w:rFonts w:ascii="IRNazanin" w:hAnsi="IRNazanin" w:cs="B Nazanin"/>
              <w:rtl/>
              <w:lang w:bidi="fa-IR"/>
            </w:rPr>
          </w:rPrChange>
        </w:rPr>
        <w:pPrChange w:id="711" w:author="R" w:date="2026-05-30T12:02:00Z">
          <w:pPr>
            <w:pStyle w:val="NormalWeb"/>
            <w:spacing w:before="0" w:beforeAutospacing="0"/>
          </w:pPr>
        </w:pPrChange>
      </w:pPr>
      <w:bookmarkStart w:id="712" w:name="_Ref231035065"/>
      <w:bookmarkStart w:id="713" w:name="_Toc231047635"/>
      <w:ins w:id="714" w:author="R" w:date="2026-05-30T12:02:00Z">
        <w:r w:rsidRPr="00C72FBA">
          <w:rPr>
            <w:rFonts w:cs="B Nazanin"/>
            <w:i w:val="0"/>
            <w:iCs w:val="0"/>
            <w:color w:val="auto"/>
            <w:sz w:val="22"/>
            <w:szCs w:val="22"/>
            <w:rtl/>
            <w:rPrChange w:id="715" w:author="R" w:date="2026-05-30T12:17:00Z">
              <w:rPr>
                <w:rtl/>
              </w:rPr>
            </w:rPrChange>
          </w:rPr>
          <w:t xml:space="preserve">شکل </w:t>
        </w:r>
        <w:r w:rsidRPr="00C72FBA">
          <w:rPr>
            <w:rFonts w:cs="B Nazanin"/>
            <w:i w:val="0"/>
            <w:iCs w:val="0"/>
            <w:color w:val="auto"/>
            <w:sz w:val="22"/>
            <w:szCs w:val="22"/>
            <w:rtl/>
            <w:rPrChange w:id="716" w:author="R" w:date="2026-05-30T12:17:00Z">
              <w:rPr>
                <w:rtl/>
              </w:rPr>
            </w:rPrChange>
          </w:rPr>
          <w:fldChar w:fldCharType="begin"/>
        </w:r>
        <w:r w:rsidRPr="00C72FBA">
          <w:rPr>
            <w:rFonts w:cs="B Nazanin"/>
            <w:i w:val="0"/>
            <w:iCs w:val="0"/>
            <w:color w:val="auto"/>
            <w:sz w:val="22"/>
            <w:szCs w:val="22"/>
            <w:rtl/>
            <w:rPrChange w:id="717" w:author="R" w:date="2026-05-30T12:17:00Z">
              <w:rPr>
                <w:rtl/>
              </w:rPr>
            </w:rPrChange>
          </w:rPr>
          <w:instrText xml:space="preserve"> </w:instrText>
        </w:r>
        <w:r w:rsidRPr="00C72FBA">
          <w:rPr>
            <w:rFonts w:cs="B Nazanin"/>
            <w:i w:val="0"/>
            <w:iCs w:val="0"/>
            <w:color w:val="auto"/>
            <w:sz w:val="22"/>
            <w:szCs w:val="22"/>
            <w:rPrChange w:id="718" w:author="R" w:date="2026-05-30T12:17:00Z">
              <w:rPr/>
            </w:rPrChange>
          </w:rPr>
          <w:instrText>SEQ</w:instrText>
        </w:r>
        <w:r w:rsidRPr="00C72FBA">
          <w:rPr>
            <w:rFonts w:cs="B Nazanin"/>
            <w:i w:val="0"/>
            <w:iCs w:val="0"/>
            <w:color w:val="auto"/>
            <w:sz w:val="22"/>
            <w:szCs w:val="22"/>
            <w:rtl/>
            <w:rPrChange w:id="719" w:author="R" w:date="2026-05-30T12:17:00Z">
              <w:rPr>
                <w:rtl/>
              </w:rPr>
            </w:rPrChange>
          </w:rPr>
          <w:instrText xml:space="preserve"> شکل \* </w:instrText>
        </w:r>
        <w:r w:rsidRPr="00C72FBA">
          <w:rPr>
            <w:rFonts w:cs="B Nazanin"/>
            <w:i w:val="0"/>
            <w:iCs w:val="0"/>
            <w:color w:val="auto"/>
            <w:sz w:val="22"/>
            <w:szCs w:val="22"/>
            <w:rPrChange w:id="720" w:author="R" w:date="2026-05-30T12:17:00Z">
              <w:rPr/>
            </w:rPrChange>
          </w:rPr>
          <w:instrText>ARABIC</w:instrText>
        </w:r>
        <w:r w:rsidRPr="00C72FBA">
          <w:rPr>
            <w:rFonts w:cs="B Nazanin"/>
            <w:i w:val="0"/>
            <w:iCs w:val="0"/>
            <w:color w:val="auto"/>
            <w:sz w:val="22"/>
            <w:szCs w:val="22"/>
            <w:rtl/>
            <w:rPrChange w:id="721" w:author="R" w:date="2026-05-30T12:17:00Z">
              <w:rPr>
                <w:rtl/>
              </w:rPr>
            </w:rPrChange>
          </w:rPr>
          <w:instrText xml:space="preserve"> </w:instrText>
        </w:r>
      </w:ins>
      <w:r w:rsidRPr="00C72FBA">
        <w:rPr>
          <w:rFonts w:cs="B Nazanin"/>
          <w:i w:val="0"/>
          <w:iCs w:val="0"/>
          <w:color w:val="auto"/>
          <w:sz w:val="22"/>
          <w:szCs w:val="22"/>
          <w:rtl/>
          <w:rPrChange w:id="722" w:author="R" w:date="2026-05-30T12:17:00Z">
            <w:rPr>
              <w:rtl/>
            </w:rPr>
          </w:rPrChange>
        </w:rPr>
        <w:fldChar w:fldCharType="separate"/>
      </w:r>
      <w:ins w:id="723" w:author="R" w:date="2026-05-30T12:02:00Z">
        <w:r w:rsidRPr="00C72FBA">
          <w:rPr>
            <w:rFonts w:cs="B Nazanin"/>
            <w:i w:val="0"/>
            <w:iCs w:val="0"/>
            <w:noProof/>
            <w:color w:val="auto"/>
            <w:sz w:val="22"/>
            <w:szCs w:val="22"/>
            <w:rtl/>
            <w:rPrChange w:id="724" w:author="R" w:date="2026-05-30T12:17:00Z">
              <w:rPr>
                <w:noProof/>
                <w:rtl/>
              </w:rPr>
            </w:rPrChange>
          </w:rPr>
          <w:t>1</w:t>
        </w:r>
        <w:r w:rsidRPr="00C72FBA">
          <w:rPr>
            <w:rFonts w:cs="B Nazanin"/>
            <w:i w:val="0"/>
            <w:iCs w:val="0"/>
            <w:color w:val="auto"/>
            <w:sz w:val="22"/>
            <w:szCs w:val="22"/>
            <w:rtl/>
            <w:rPrChange w:id="725" w:author="R" w:date="2026-05-30T12:17:00Z">
              <w:rPr>
                <w:rtl/>
              </w:rPr>
            </w:rPrChange>
          </w:rPr>
          <w:fldChar w:fldCharType="end"/>
        </w:r>
        <w:bookmarkEnd w:id="712"/>
        <w:r w:rsidRPr="00C72FBA">
          <w:rPr>
            <w:rFonts w:cs="B Nazanin"/>
            <w:i w:val="0"/>
            <w:iCs w:val="0"/>
            <w:noProof/>
            <w:color w:val="auto"/>
            <w:sz w:val="22"/>
            <w:szCs w:val="22"/>
            <w:rtl/>
            <w:lang w:bidi="fa-IR"/>
            <w:rPrChange w:id="726" w:author="R" w:date="2026-05-30T12:17:00Z">
              <w:rPr>
                <w:noProof/>
                <w:rtl/>
                <w:lang w:bidi="fa-IR"/>
              </w:rPr>
            </w:rPrChange>
          </w:rPr>
          <w:t xml:space="preserve"> : توز</w:t>
        </w:r>
        <w:r w:rsidRPr="00C72FBA">
          <w:rPr>
            <w:rFonts w:cs="B Nazanin" w:hint="cs"/>
            <w:i w:val="0"/>
            <w:iCs w:val="0"/>
            <w:noProof/>
            <w:color w:val="auto"/>
            <w:sz w:val="22"/>
            <w:szCs w:val="22"/>
            <w:rtl/>
            <w:lang w:bidi="fa-IR"/>
            <w:rPrChange w:id="727" w:author="R" w:date="2026-05-30T12:17:00Z">
              <w:rPr>
                <w:rFonts w:hint="cs"/>
                <w:noProof/>
                <w:rtl/>
                <w:lang w:bidi="fa-IR"/>
              </w:rPr>
            </w:rPrChange>
          </w:rPr>
          <w:t>ی</w:t>
        </w:r>
        <w:r w:rsidRPr="00C72FBA">
          <w:rPr>
            <w:rFonts w:cs="B Nazanin" w:hint="eastAsia"/>
            <w:i w:val="0"/>
            <w:iCs w:val="0"/>
            <w:noProof/>
            <w:color w:val="auto"/>
            <w:sz w:val="22"/>
            <w:szCs w:val="22"/>
            <w:rtl/>
            <w:lang w:bidi="fa-IR"/>
            <w:rPrChange w:id="728" w:author="R" w:date="2026-05-30T12:17:00Z">
              <w:rPr>
                <w:rFonts w:hint="eastAsia"/>
                <w:noProof/>
                <w:rtl/>
                <w:lang w:bidi="fa-IR"/>
              </w:rPr>
            </w:rPrChange>
          </w:rPr>
          <w:t>ع</w:t>
        </w:r>
        <w:r w:rsidRPr="00C72FBA">
          <w:rPr>
            <w:rFonts w:cs="B Nazanin"/>
            <w:i w:val="0"/>
            <w:iCs w:val="0"/>
            <w:noProof/>
            <w:color w:val="auto"/>
            <w:sz w:val="22"/>
            <w:szCs w:val="22"/>
            <w:rtl/>
            <w:lang w:bidi="fa-IR"/>
            <w:rPrChange w:id="729" w:author="R" w:date="2026-05-30T12:17:00Z">
              <w:rPr>
                <w:noProof/>
                <w:rtl/>
                <w:lang w:bidi="fa-IR"/>
              </w:rPr>
            </w:rPrChange>
          </w:rPr>
          <w:t xml:space="preserve"> تعداد داده‌ها</w:t>
        </w:r>
        <w:r w:rsidRPr="00C72FBA">
          <w:rPr>
            <w:rFonts w:cs="B Nazanin" w:hint="cs"/>
            <w:i w:val="0"/>
            <w:iCs w:val="0"/>
            <w:noProof/>
            <w:color w:val="auto"/>
            <w:sz w:val="22"/>
            <w:szCs w:val="22"/>
            <w:rtl/>
            <w:lang w:bidi="fa-IR"/>
            <w:rPrChange w:id="730" w:author="R" w:date="2026-05-30T12:17:00Z">
              <w:rPr>
                <w:rFonts w:hint="cs"/>
                <w:noProof/>
                <w:rtl/>
                <w:lang w:bidi="fa-IR"/>
              </w:rPr>
            </w:rPrChange>
          </w:rPr>
          <w:t>ی</w:t>
        </w:r>
        <w:r w:rsidRPr="00C72FBA">
          <w:rPr>
            <w:rFonts w:cs="B Nazanin"/>
            <w:i w:val="0"/>
            <w:iCs w:val="0"/>
            <w:noProof/>
            <w:color w:val="auto"/>
            <w:sz w:val="22"/>
            <w:szCs w:val="22"/>
            <w:rtl/>
            <w:lang w:bidi="fa-IR"/>
            <w:rPrChange w:id="731" w:author="R" w:date="2026-05-30T12:17:00Z">
              <w:rPr>
                <w:noProof/>
                <w:rtl/>
                <w:lang w:bidi="fa-IR"/>
              </w:rPr>
            </w:rPrChange>
          </w:rPr>
          <w:t xml:space="preserve"> گمشده کنتورها</w:t>
        </w:r>
        <w:bookmarkEnd w:id="713"/>
      </w:ins>
    </w:p>
    <w:p w14:paraId="1699CAC2" w14:textId="77777777" w:rsidR="00394001" w:rsidRPr="0032771B" w:rsidDel="00C72FBA" w:rsidRDefault="00394001" w:rsidP="00462AF9">
      <w:pPr>
        <w:pStyle w:val="NormalWeb"/>
        <w:spacing w:before="0" w:beforeAutospacing="0"/>
        <w:rPr>
          <w:del w:id="732" w:author="R" w:date="2026-05-30T12:17:00Z"/>
          <w:rFonts w:ascii="IRNazanin" w:hAnsi="IRNazanin" w:cs="B Nazanin"/>
          <w:rtl/>
          <w:lang w:bidi="fa-IR"/>
        </w:rPr>
      </w:pPr>
    </w:p>
    <w:p w14:paraId="07110F12" w14:textId="2B6C96DF" w:rsidR="00A34BDA" w:rsidRPr="00C76BCB" w:rsidDel="00394001" w:rsidRDefault="00A34BDA">
      <w:pPr>
        <w:pStyle w:val="NormalWeb"/>
        <w:spacing w:before="0" w:beforeAutospacing="0"/>
        <w:ind w:firstLine="0"/>
        <w:rPr>
          <w:del w:id="733" w:author="R" w:date="2026-05-30T12:03:00Z"/>
          <w:rFonts w:ascii="IRNazanin" w:hAnsi="IRNazanin" w:cs="B Nazanin"/>
          <w:rtl/>
          <w:lang w:bidi="fa-IR"/>
        </w:rPr>
        <w:pPrChange w:id="734" w:author="R" w:date="2026-05-30T12:03:00Z">
          <w:pPr>
            <w:pStyle w:val="NormalWeb"/>
            <w:spacing w:before="0" w:beforeAutospacing="0"/>
          </w:pPr>
        </w:pPrChange>
      </w:pPr>
      <w:del w:id="735" w:author="R" w:date="2026-05-30T10:25:00Z">
        <w:r w:rsidRPr="00142596" w:rsidDel="00C76BCB">
          <w:rPr>
            <w:rFonts w:ascii="IRNazanin" w:hAnsi="IRNazanin" w:cs="B Nazanin"/>
            <w:rtl/>
            <w:lang w:bidi="fa-IR"/>
          </w:rPr>
          <w:delText xml:space="preserve">جدول </w:delText>
        </w:r>
        <w:r w:rsidR="00A10031" w:rsidRPr="00C76BCB" w:rsidDel="00C76BCB">
          <w:rPr>
            <w:rFonts w:ascii="IRNazanin" w:hAnsi="IRNazanin" w:cs="B Nazanin"/>
            <w:rtl/>
            <w:lang w:bidi="fa-IR"/>
          </w:rPr>
          <w:delText xml:space="preserve">2 </w:delText>
        </w:r>
      </w:del>
      <w:del w:id="736" w:author="R" w:date="2026-05-30T12:03:00Z">
        <w:r w:rsidRPr="00142596" w:rsidDel="00394001">
          <w:rPr>
            <w:rFonts w:ascii="IRNazanin" w:hAnsi="IRNazanin" w:cs="B Nazanin"/>
            <w:rtl/>
            <w:lang w:bidi="fa-IR"/>
          </w:rPr>
          <w:delText xml:space="preserve">، نشان می دهد بیش از چند درصد از داده‌های هر روز  گمشده است. البته برای درصد صفر ، نشان می‌دهد دقیقا چند روز از داده‌ها فاقد داده گمشده‌اند. مثلا در مثال فوق، 349 روز داریم که هیچ داده گمشده‌ای ندارند. </w:delText>
        </w:r>
      </w:del>
    </w:p>
    <w:p w14:paraId="0D75294F" w14:textId="77777777" w:rsidR="00A34BDA" w:rsidRPr="0032771B" w:rsidDel="00C72FBA" w:rsidRDefault="00A34BDA">
      <w:pPr>
        <w:pStyle w:val="NormalWeb"/>
        <w:spacing w:before="0" w:beforeAutospacing="0"/>
        <w:ind w:firstLine="0"/>
        <w:rPr>
          <w:del w:id="737" w:author="R" w:date="2026-05-30T12:17:00Z"/>
          <w:rFonts w:ascii="IRNazanin" w:hAnsi="IRNazanin" w:cs="B Nazanin"/>
          <w:rtl/>
          <w:lang w:bidi="fa-IR"/>
        </w:rPr>
        <w:pPrChange w:id="738" w:author="R" w:date="2026-05-30T12:03:00Z">
          <w:pPr>
            <w:pStyle w:val="NormalWeb"/>
            <w:spacing w:before="0" w:beforeAutospacing="0"/>
          </w:pPr>
        </w:pPrChange>
      </w:pPr>
    </w:p>
    <w:p w14:paraId="1F0EE62E" w14:textId="52CEDE7E" w:rsidR="00A34BDA" w:rsidRPr="0032771B" w:rsidDel="00C72FBA" w:rsidRDefault="00A34BDA" w:rsidP="00732382">
      <w:pPr>
        <w:pStyle w:val="NormalWeb"/>
        <w:spacing w:before="0" w:beforeAutospacing="0"/>
        <w:rPr>
          <w:del w:id="739" w:author="R" w:date="2026-05-30T12:17:00Z"/>
          <w:rFonts w:ascii="IRNazanin" w:hAnsi="IRNazanin" w:cs="B Nazanin"/>
          <w:rtl/>
          <w:lang w:bidi="fa-IR"/>
        </w:rPr>
      </w:pPr>
      <w:r w:rsidRPr="0032771B">
        <w:rPr>
          <w:rFonts w:ascii="IRNazanin" w:hAnsi="IRNazanin" w:cs="B Nazanin"/>
          <w:rtl/>
          <w:lang w:bidi="fa-IR"/>
        </w:rPr>
        <w:t xml:space="preserve"> </w:t>
      </w:r>
    </w:p>
    <w:p w14:paraId="1BD1CC6E" w14:textId="11DB2ECE" w:rsidR="00A34BDA" w:rsidRPr="00462AF9" w:rsidDel="00C72FBA" w:rsidRDefault="00A34BDA">
      <w:pPr>
        <w:pStyle w:val="NormalWeb"/>
        <w:spacing w:before="0" w:beforeAutospacing="0"/>
        <w:rPr>
          <w:del w:id="740" w:author="R" w:date="2026-05-30T12:17:00Z"/>
          <w:rFonts w:ascii="IRNazanin" w:hAnsi="IRNazanin" w:cs="B Nazanin"/>
          <w:sz w:val="22"/>
          <w:szCs w:val="22"/>
        </w:rPr>
        <w:pPrChange w:id="741" w:author="R" w:date="2026-05-30T12:17:00Z">
          <w:pPr>
            <w:pStyle w:val="Caption"/>
            <w:keepNext/>
            <w:jc w:val="center"/>
          </w:pPr>
        </w:pPrChange>
      </w:pPr>
      <w:bookmarkStart w:id="742" w:name="_Toc230622345"/>
      <w:del w:id="743" w:author="R" w:date="2026-05-30T12:17:00Z">
        <w:r w:rsidRPr="00462AF9" w:rsidDel="00C72FBA">
          <w:rPr>
            <w:rFonts w:ascii="IRNazanin" w:hAnsi="IRNazanin" w:cs="B Nazanin"/>
            <w:sz w:val="22"/>
            <w:szCs w:val="22"/>
            <w:rtl/>
          </w:rPr>
          <w:delText xml:space="preserve">جدول </w:delText>
        </w:r>
        <w:r w:rsidRPr="00462AF9" w:rsidDel="00C72FBA">
          <w:rPr>
            <w:rFonts w:ascii="IRNazanin" w:hAnsi="IRNazanin" w:cs="B Nazanin"/>
            <w:i/>
            <w:iCs/>
            <w:rtl/>
          </w:rPr>
          <w:fldChar w:fldCharType="begin"/>
        </w:r>
        <w:r w:rsidRPr="00462AF9" w:rsidDel="00C72FBA">
          <w:rPr>
            <w:rFonts w:ascii="IRNazanin" w:hAnsi="IRNazanin" w:cs="B Nazanin"/>
            <w:sz w:val="22"/>
            <w:szCs w:val="22"/>
            <w:rtl/>
          </w:rPr>
          <w:delInstrText xml:space="preserve"> </w:delInstrText>
        </w:r>
        <w:r w:rsidRPr="00462AF9" w:rsidDel="00C72FBA">
          <w:rPr>
            <w:rFonts w:ascii="IRNazanin" w:hAnsi="IRNazanin" w:cs="B Nazanin"/>
            <w:sz w:val="22"/>
            <w:szCs w:val="22"/>
          </w:rPr>
          <w:delInstrText>SEQ</w:delInstrText>
        </w:r>
        <w:r w:rsidRPr="00462AF9" w:rsidDel="00C72FBA">
          <w:rPr>
            <w:rFonts w:ascii="IRNazanin" w:hAnsi="IRNazanin" w:cs="B Nazanin"/>
            <w:sz w:val="22"/>
            <w:szCs w:val="22"/>
            <w:rtl/>
          </w:rPr>
          <w:delInstrText xml:space="preserve"> جدول \* </w:delInstrText>
        </w:r>
        <w:r w:rsidRPr="00462AF9" w:rsidDel="00C72FBA">
          <w:rPr>
            <w:rFonts w:ascii="IRNazanin" w:hAnsi="IRNazanin" w:cs="B Nazanin"/>
            <w:sz w:val="22"/>
            <w:szCs w:val="22"/>
          </w:rPr>
          <w:delInstrText>ARABIC</w:delInstrText>
        </w:r>
        <w:r w:rsidRPr="00462AF9" w:rsidDel="00C72FBA">
          <w:rPr>
            <w:rFonts w:ascii="IRNazanin" w:hAnsi="IRNazanin" w:cs="B Nazanin"/>
            <w:sz w:val="22"/>
            <w:szCs w:val="22"/>
            <w:rtl/>
          </w:rPr>
          <w:delInstrText xml:space="preserve"> </w:delInstrText>
        </w:r>
        <w:r w:rsidRPr="00462AF9" w:rsidDel="00C72FBA">
          <w:rPr>
            <w:rFonts w:ascii="IRNazanin" w:hAnsi="IRNazanin" w:cs="B Nazanin"/>
            <w:i/>
            <w:iCs/>
            <w:rtl/>
          </w:rPr>
          <w:fldChar w:fldCharType="separate"/>
        </w:r>
      </w:del>
      <w:del w:id="744" w:author="R" w:date="2026-05-30T10:10:00Z">
        <w:r w:rsidR="00741D6D" w:rsidRPr="00462AF9" w:rsidDel="008130CA">
          <w:rPr>
            <w:rFonts w:ascii="IRNazanin" w:hAnsi="IRNazanin" w:cs="B Nazanin"/>
            <w:noProof/>
            <w:sz w:val="22"/>
            <w:szCs w:val="22"/>
            <w:rtl/>
          </w:rPr>
          <w:delText>3</w:delText>
        </w:r>
      </w:del>
      <w:del w:id="745" w:author="R" w:date="2026-05-30T12:17:00Z">
        <w:r w:rsidRPr="00462AF9" w:rsidDel="00C72FBA">
          <w:rPr>
            <w:rFonts w:ascii="IRNazanin" w:hAnsi="IRNazanin" w:cs="B Nazanin"/>
            <w:i/>
            <w:iCs/>
            <w:rtl/>
          </w:rPr>
          <w:fldChar w:fldCharType="end"/>
        </w:r>
        <w:r w:rsidRPr="00462AF9" w:rsidDel="00C72FBA">
          <w:rPr>
            <w:rFonts w:ascii="IRNazanin" w:hAnsi="IRNazanin" w:cs="B Nazanin"/>
            <w:sz w:val="22"/>
            <w:szCs w:val="22"/>
            <w:rtl/>
            <w:lang w:bidi="fa-IR"/>
          </w:rPr>
          <w:delText>: نرخ داده‌های گمشده هر شناسه</w:delText>
        </w:r>
        <w:bookmarkEnd w:id="742"/>
      </w:del>
    </w:p>
    <w:tbl>
      <w:tblPr>
        <w:tblStyle w:val="PlainTable2"/>
        <w:bidiVisual/>
        <w:tblW w:w="0" w:type="auto"/>
        <w:jc w:val="center"/>
        <w:tblLook w:val="04A0" w:firstRow="1" w:lastRow="0" w:firstColumn="1" w:lastColumn="0" w:noHBand="0" w:noVBand="1"/>
      </w:tblPr>
      <w:tblGrid>
        <w:gridCol w:w="2266"/>
        <w:gridCol w:w="2266"/>
      </w:tblGrid>
      <w:tr w:rsidR="00A34BDA" w:rsidRPr="0032771B" w:rsidDel="00C72FBA" w14:paraId="7F157623" w14:textId="727DE57C" w:rsidTr="00DF12DA">
        <w:trPr>
          <w:cnfStyle w:val="100000000000" w:firstRow="1" w:lastRow="0" w:firstColumn="0" w:lastColumn="0" w:oddVBand="0" w:evenVBand="0" w:oddHBand="0" w:evenHBand="0" w:firstRowFirstColumn="0" w:firstRowLastColumn="0" w:lastRowFirstColumn="0" w:lastRowLastColumn="0"/>
          <w:trHeight w:val="295"/>
          <w:jc w:val="center"/>
          <w:del w:id="746" w:author="R" w:date="2026-05-30T12:17:00Z"/>
        </w:trPr>
        <w:tc>
          <w:tcPr>
            <w:cnfStyle w:val="001000000000" w:firstRow="0" w:lastRow="0" w:firstColumn="1" w:lastColumn="0" w:oddVBand="0" w:evenVBand="0" w:oddHBand="0" w:evenHBand="0" w:firstRowFirstColumn="0" w:firstRowLastColumn="0" w:lastRowFirstColumn="0" w:lastRowLastColumn="0"/>
            <w:tcW w:w="2266" w:type="dxa"/>
          </w:tcPr>
          <w:p w14:paraId="19A14343" w14:textId="2E560DAE" w:rsidR="00A34BDA" w:rsidRPr="007506E2" w:rsidDel="00C72FBA" w:rsidRDefault="00A34BDA">
            <w:pPr>
              <w:pStyle w:val="NormalWeb"/>
              <w:spacing w:before="0" w:beforeAutospacing="0"/>
              <w:rPr>
                <w:del w:id="747" w:author="R" w:date="2026-05-30T12:17:00Z"/>
                <w:rFonts w:ascii="IRNazanin" w:hAnsi="IRNazanin" w:cs="B Nazanin"/>
                <w:sz w:val="22"/>
                <w:szCs w:val="22"/>
                <w:rtl/>
                <w:lang w:bidi="fa-IR"/>
              </w:rPr>
              <w:pPrChange w:id="748" w:author="R" w:date="2026-05-30T12:17:00Z">
                <w:pPr>
                  <w:pStyle w:val="NormalWeb"/>
                  <w:spacing w:before="0" w:beforeAutospacing="0"/>
                  <w:jc w:val="center"/>
                </w:pPr>
              </w:pPrChange>
            </w:pPr>
            <w:del w:id="749" w:author="R" w:date="2026-05-30T12:17:00Z">
              <w:r w:rsidRPr="007506E2" w:rsidDel="00C72FBA">
                <w:rPr>
                  <w:rFonts w:ascii="IRNazanin" w:hAnsi="IRNazanin" w:cs="B Nazanin"/>
                  <w:sz w:val="22"/>
                  <w:szCs w:val="22"/>
                  <w:rtl/>
                </w:rPr>
                <w:delText>تعداد سریال‌های دارای داده گمشده</w:delText>
              </w:r>
            </w:del>
          </w:p>
        </w:tc>
        <w:tc>
          <w:tcPr>
            <w:tcW w:w="2266" w:type="dxa"/>
          </w:tcPr>
          <w:p w14:paraId="5A9E1EEE" w14:textId="5C02CCF6" w:rsidR="00A34BDA" w:rsidRPr="007506E2" w:rsidDel="00C72FBA" w:rsidRDefault="00A34BDA">
            <w:pPr>
              <w:pStyle w:val="NormalWeb"/>
              <w:spacing w:before="0" w:beforeAutospacing="0"/>
              <w:cnfStyle w:val="100000000000" w:firstRow="1" w:lastRow="0" w:firstColumn="0" w:lastColumn="0" w:oddVBand="0" w:evenVBand="0" w:oddHBand="0" w:evenHBand="0" w:firstRowFirstColumn="0" w:firstRowLastColumn="0" w:lastRowFirstColumn="0" w:lastRowLastColumn="0"/>
              <w:rPr>
                <w:del w:id="750" w:author="R" w:date="2026-05-30T12:17:00Z"/>
                <w:rFonts w:ascii="IRNazanin" w:hAnsi="IRNazanin" w:cs="B Nazanin"/>
                <w:sz w:val="22"/>
                <w:szCs w:val="22"/>
                <w:rtl/>
                <w:lang w:bidi="fa-IR"/>
              </w:rPr>
              <w:pPrChange w:id="751" w:author="R" w:date="2026-05-30T12:17:00Z">
                <w:pPr>
                  <w:pStyle w:val="NormalWeb"/>
                  <w:spacing w:before="0" w:beforeAutospacing="0"/>
                  <w:jc w:val="center"/>
                  <w:cnfStyle w:val="100000000000" w:firstRow="1" w:lastRow="0" w:firstColumn="0" w:lastColumn="0" w:oddVBand="0" w:evenVBand="0" w:oddHBand="0" w:evenHBand="0" w:firstRowFirstColumn="0" w:firstRowLastColumn="0" w:lastRowFirstColumn="0" w:lastRowLastColumn="0"/>
                </w:pPr>
              </w:pPrChange>
            </w:pPr>
            <w:del w:id="752" w:author="R" w:date="2026-05-30T12:17:00Z">
              <w:r w:rsidRPr="007506E2" w:rsidDel="00C72FBA">
                <w:rPr>
                  <w:rFonts w:ascii="IRNazanin" w:hAnsi="IRNazanin" w:cs="B Nazanin"/>
                  <w:sz w:val="22"/>
                  <w:szCs w:val="22"/>
                  <w:rtl/>
                </w:rPr>
                <w:delText>درصد داده های گمشده</w:delText>
              </w:r>
            </w:del>
          </w:p>
        </w:tc>
      </w:tr>
      <w:tr w:rsidR="00A34BDA" w:rsidRPr="0032771B" w:rsidDel="00C72FBA" w14:paraId="4F34F737" w14:textId="4E09CEA6" w:rsidTr="00DF12DA">
        <w:trPr>
          <w:cnfStyle w:val="000000100000" w:firstRow="0" w:lastRow="0" w:firstColumn="0" w:lastColumn="0" w:oddVBand="0" w:evenVBand="0" w:oddHBand="1" w:evenHBand="0" w:firstRowFirstColumn="0" w:firstRowLastColumn="0" w:lastRowFirstColumn="0" w:lastRowLastColumn="0"/>
          <w:trHeight w:val="279"/>
          <w:jc w:val="center"/>
          <w:del w:id="753" w:author="R" w:date="2026-05-30T12:17:00Z"/>
        </w:trPr>
        <w:tc>
          <w:tcPr>
            <w:cnfStyle w:val="001000000000" w:firstRow="0" w:lastRow="0" w:firstColumn="1" w:lastColumn="0" w:oddVBand="0" w:evenVBand="0" w:oddHBand="0" w:evenHBand="0" w:firstRowFirstColumn="0" w:firstRowLastColumn="0" w:lastRowFirstColumn="0" w:lastRowLastColumn="0"/>
            <w:tcW w:w="2266" w:type="dxa"/>
          </w:tcPr>
          <w:p w14:paraId="75620935" w14:textId="58356FF5" w:rsidR="00A34BDA" w:rsidRPr="007506E2" w:rsidDel="00C72FBA" w:rsidRDefault="00A34BDA">
            <w:pPr>
              <w:pStyle w:val="NormalWeb"/>
              <w:spacing w:before="0" w:beforeAutospacing="0"/>
              <w:rPr>
                <w:del w:id="754" w:author="R" w:date="2026-05-30T12:17:00Z"/>
                <w:rFonts w:ascii="IRNazanin" w:hAnsi="IRNazanin" w:cs="B Nazanin"/>
                <w:sz w:val="22"/>
                <w:szCs w:val="22"/>
                <w:rtl/>
                <w:lang w:bidi="fa-IR"/>
              </w:rPr>
              <w:pPrChange w:id="755" w:author="R" w:date="2026-05-30T12:17:00Z">
                <w:pPr>
                  <w:pStyle w:val="NormalWeb"/>
                  <w:spacing w:before="0" w:beforeAutospacing="0"/>
                  <w:jc w:val="center"/>
                </w:pPr>
              </w:pPrChange>
            </w:pPr>
            <w:del w:id="756" w:author="R" w:date="2026-05-30T12:17:00Z">
              <w:r w:rsidRPr="007506E2" w:rsidDel="00C72FBA">
                <w:rPr>
                  <w:rFonts w:ascii="IRNazanin" w:hAnsi="IRNazanin" w:cs="B Nazanin"/>
                  <w:sz w:val="22"/>
                  <w:szCs w:val="22"/>
                  <w:rtl/>
                  <w:lang w:bidi="fa-IR"/>
                </w:rPr>
                <w:delText>۵۸</w:delText>
              </w:r>
            </w:del>
          </w:p>
        </w:tc>
        <w:tc>
          <w:tcPr>
            <w:tcW w:w="2266" w:type="dxa"/>
          </w:tcPr>
          <w:p w14:paraId="4D08370E" w14:textId="600229C8" w:rsidR="00A34BDA" w:rsidRPr="007506E2" w:rsidDel="00C72FBA" w:rsidRDefault="00A34BDA">
            <w:pPr>
              <w:pStyle w:val="NormalWeb"/>
              <w:spacing w:before="0" w:beforeAutospacing="0"/>
              <w:cnfStyle w:val="000000100000" w:firstRow="0" w:lastRow="0" w:firstColumn="0" w:lastColumn="0" w:oddVBand="0" w:evenVBand="0" w:oddHBand="1" w:evenHBand="0" w:firstRowFirstColumn="0" w:firstRowLastColumn="0" w:lastRowFirstColumn="0" w:lastRowLastColumn="0"/>
              <w:rPr>
                <w:del w:id="757" w:author="R" w:date="2026-05-30T12:17:00Z"/>
                <w:rFonts w:ascii="IRNazanin" w:hAnsi="IRNazanin" w:cs="B Nazanin"/>
                <w:sz w:val="22"/>
                <w:szCs w:val="22"/>
                <w:rtl/>
                <w:lang w:bidi="fa-IR"/>
              </w:rPr>
              <w:pPrChange w:id="758" w:author="R" w:date="2026-05-30T12:17:00Z">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pPr>
              </w:pPrChange>
            </w:pPr>
            <w:del w:id="759" w:author="R" w:date="2026-05-30T12:17:00Z">
              <w:r w:rsidRPr="007506E2" w:rsidDel="00C72FBA">
                <w:rPr>
                  <w:rFonts w:ascii="IRNazanin" w:hAnsi="IRNazanin" w:cs="B Nazanin"/>
                  <w:sz w:val="22"/>
                  <w:szCs w:val="22"/>
                  <w:rtl/>
                  <w:lang w:bidi="fa-IR"/>
                </w:rPr>
                <w:delText>۰</w:delText>
              </w:r>
            </w:del>
          </w:p>
        </w:tc>
      </w:tr>
      <w:tr w:rsidR="00A34BDA" w:rsidRPr="0032771B" w:rsidDel="00C72FBA" w14:paraId="0B64E260" w14:textId="19DCDBAC" w:rsidTr="00DF12DA">
        <w:trPr>
          <w:trHeight w:val="295"/>
          <w:jc w:val="center"/>
          <w:del w:id="760" w:author="R" w:date="2026-05-30T12:17:00Z"/>
        </w:trPr>
        <w:tc>
          <w:tcPr>
            <w:cnfStyle w:val="001000000000" w:firstRow="0" w:lastRow="0" w:firstColumn="1" w:lastColumn="0" w:oddVBand="0" w:evenVBand="0" w:oddHBand="0" w:evenHBand="0" w:firstRowFirstColumn="0" w:firstRowLastColumn="0" w:lastRowFirstColumn="0" w:lastRowLastColumn="0"/>
            <w:tcW w:w="2266" w:type="dxa"/>
          </w:tcPr>
          <w:p w14:paraId="3DFCDEBC" w14:textId="45AD32CE" w:rsidR="00A34BDA" w:rsidRPr="007506E2" w:rsidDel="00C72FBA" w:rsidRDefault="00A34BDA">
            <w:pPr>
              <w:pStyle w:val="NormalWeb"/>
              <w:spacing w:before="0" w:beforeAutospacing="0"/>
              <w:rPr>
                <w:del w:id="761" w:author="R" w:date="2026-05-30T12:17:00Z"/>
                <w:rFonts w:ascii="IRNazanin" w:hAnsi="IRNazanin" w:cs="B Nazanin"/>
                <w:sz w:val="22"/>
                <w:szCs w:val="22"/>
                <w:rtl/>
                <w:lang w:bidi="fa-IR"/>
              </w:rPr>
              <w:pPrChange w:id="762" w:author="R" w:date="2026-05-30T12:17:00Z">
                <w:pPr>
                  <w:pStyle w:val="NormalWeb"/>
                  <w:spacing w:before="0" w:beforeAutospacing="0"/>
                  <w:jc w:val="center"/>
                </w:pPr>
              </w:pPrChange>
            </w:pPr>
            <w:del w:id="763" w:author="R" w:date="2026-05-30T12:17:00Z">
              <w:r w:rsidRPr="007506E2" w:rsidDel="00C72FBA">
                <w:rPr>
                  <w:rFonts w:ascii="IRNazanin" w:hAnsi="IRNazanin" w:cs="B Nazanin"/>
                  <w:sz w:val="22"/>
                  <w:szCs w:val="22"/>
                  <w:rtl/>
                  <w:lang w:bidi="fa-IR"/>
                </w:rPr>
                <w:delText>۶۵۳</w:delText>
              </w:r>
            </w:del>
          </w:p>
        </w:tc>
        <w:tc>
          <w:tcPr>
            <w:tcW w:w="2266" w:type="dxa"/>
          </w:tcPr>
          <w:p w14:paraId="28F99F66" w14:textId="569B2B66" w:rsidR="00A34BDA" w:rsidRPr="007506E2" w:rsidDel="00C72FBA" w:rsidRDefault="00A34BDA">
            <w:pPr>
              <w:pStyle w:val="NormalWeb"/>
              <w:spacing w:before="0" w:beforeAutospacing="0"/>
              <w:cnfStyle w:val="000000000000" w:firstRow="0" w:lastRow="0" w:firstColumn="0" w:lastColumn="0" w:oddVBand="0" w:evenVBand="0" w:oddHBand="0" w:evenHBand="0" w:firstRowFirstColumn="0" w:firstRowLastColumn="0" w:lastRowFirstColumn="0" w:lastRowLastColumn="0"/>
              <w:rPr>
                <w:del w:id="764" w:author="R" w:date="2026-05-30T12:17:00Z"/>
                <w:rFonts w:ascii="IRNazanin" w:hAnsi="IRNazanin" w:cs="B Nazanin"/>
                <w:sz w:val="22"/>
                <w:szCs w:val="22"/>
                <w:rtl/>
                <w:lang w:bidi="fa-IR"/>
              </w:rPr>
              <w:pPrChange w:id="765" w:author="R" w:date="2026-05-30T12:17:00Z">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pPr>
              </w:pPrChange>
            </w:pPr>
            <w:del w:id="766" w:author="R" w:date="2026-05-30T12:17:00Z">
              <w:r w:rsidRPr="007506E2" w:rsidDel="00C72FBA">
                <w:rPr>
                  <w:rFonts w:ascii="IRNazanin" w:hAnsi="IRNazanin" w:cs="B Nazanin"/>
                  <w:sz w:val="22"/>
                  <w:szCs w:val="22"/>
                  <w:rtl/>
                  <w:lang w:bidi="fa-IR"/>
                </w:rPr>
                <w:delText>۱۰</w:delText>
              </w:r>
            </w:del>
          </w:p>
        </w:tc>
      </w:tr>
      <w:tr w:rsidR="00A34BDA" w:rsidRPr="0032771B" w:rsidDel="00C72FBA" w14:paraId="7F7CE78A" w14:textId="252F89D3" w:rsidTr="00DF12DA">
        <w:trPr>
          <w:cnfStyle w:val="000000100000" w:firstRow="0" w:lastRow="0" w:firstColumn="0" w:lastColumn="0" w:oddVBand="0" w:evenVBand="0" w:oddHBand="1" w:evenHBand="0" w:firstRowFirstColumn="0" w:firstRowLastColumn="0" w:lastRowFirstColumn="0" w:lastRowLastColumn="0"/>
          <w:trHeight w:val="279"/>
          <w:jc w:val="center"/>
          <w:del w:id="767" w:author="R" w:date="2026-05-30T12:17:00Z"/>
        </w:trPr>
        <w:tc>
          <w:tcPr>
            <w:cnfStyle w:val="001000000000" w:firstRow="0" w:lastRow="0" w:firstColumn="1" w:lastColumn="0" w:oddVBand="0" w:evenVBand="0" w:oddHBand="0" w:evenHBand="0" w:firstRowFirstColumn="0" w:firstRowLastColumn="0" w:lastRowFirstColumn="0" w:lastRowLastColumn="0"/>
            <w:tcW w:w="2266" w:type="dxa"/>
          </w:tcPr>
          <w:p w14:paraId="384D39F1" w14:textId="70C8250F" w:rsidR="00A34BDA" w:rsidRPr="007506E2" w:rsidDel="00C72FBA" w:rsidRDefault="00A34BDA">
            <w:pPr>
              <w:pStyle w:val="NormalWeb"/>
              <w:spacing w:before="0" w:beforeAutospacing="0"/>
              <w:rPr>
                <w:del w:id="768" w:author="R" w:date="2026-05-30T12:17:00Z"/>
                <w:rFonts w:ascii="IRNazanin" w:hAnsi="IRNazanin" w:cs="B Nazanin"/>
                <w:sz w:val="22"/>
                <w:szCs w:val="22"/>
                <w:rtl/>
                <w:lang w:bidi="fa-IR"/>
              </w:rPr>
              <w:pPrChange w:id="769" w:author="R" w:date="2026-05-30T12:17:00Z">
                <w:pPr>
                  <w:pStyle w:val="NormalWeb"/>
                  <w:spacing w:before="0" w:beforeAutospacing="0"/>
                  <w:jc w:val="center"/>
                </w:pPr>
              </w:pPrChange>
            </w:pPr>
            <w:del w:id="770" w:author="R" w:date="2026-05-30T12:17:00Z">
              <w:r w:rsidRPr="007506E2" w:rsidDel="00C72FBA">
                <w:rPr>
                  <w:rFonts w:ascii="IRNazanin" w:hAnsi="IRNazanin" w:cs="B Nazanin"/>
                  <w:sz w:val="22"/>
                  <w:szCs w:val="22"/>
                  <w:rtl/>
                  <w:lang w:bidi="fa-IR"/>
                </w:rPr>
                <w:delText>۴۶۵</w:delText>
              </w:r>
            </w:del>
          </w:p>
        </w:tc>
        <w:tc>
          <w:tcPr>
            <w:tcW w:w="2266" w:type="dxa"/>
          </w:tcPr>
          <w:p w14:paraId="05B4ADD1" w14:textId="1ED32497" w:rsidR="00A34BDA" w:rsidRPr="007506E2" w:rsidDel="00C72FBA" w:rsidRDefault="00A34BDA">
            <w:pPr>
              <w:pStyle w:val="NormalWeb"/>
              <w:spacing w:before="0" w:beforeAutospacing="0"/>
              <w:cnfStyle w:val="000000100000" w:firstRow="0" w:lastRow="0" w:firstColumn="0" w:lastColumn="0" w:oddVBand="0" w:evenVBand="0" w:oddHBand="1" w:evenHBand="0" w:firstRowFirstColumn="0" w:firstRowLastColumn="0" w:lastRowFirstColumn="0" w:lastRowLastColumn="0"/>
              <w:rPr>
                <w:del w:id="771" w:author="R" w:date="2026-05-30T12:17:00Z"/>
                <w:rFonts w:ascii="IRNazanin" w:hAnsi="IRNazanin" w:cs="B Nazanin"/>
                <w:sz w:val="22"/>
                <w:szCs w:val="22"/>
                <w:rtl/>
                <w:lang w:bidi="fa-IR"/>
              </w:rPr>
              <w:pPrChange w:id="772" w:author="R" w:date="2026-05-30T12:17:00Z">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pPr>
              </w:pPrChange>
            </w:pPr>
            <w:del w:id="773" w:author="R" w:date="2026-05-30T12:17:00Z">
              <w:r w:rsidRPr="007506E2" w:rsidDel="00C72FBA">
                <w:rPr>
                  <w:rFonts w:ascii="IRNazanin" w:hAnsi="IRNazanin" w:cs="B Nazanin"/>
                  <w:sz w:val="22"/>
                  <w:szCs w:val="22"/>
                  <w:rtl/>
                  <w:lang w:bidi="fa-IR"/>
                </w:rPr>
                <w:delText>۲۰</w:delText>
              </w:r>
            </w:del>
          </w:p>
        </w:tc>
      </w:tr>
      <w:tr w:rsidR="00A34BDA" w:rsidRPr="0032771B" w:rsidDel="00C72FBA" w14:paraId="16A1446D" w14:textId="0432CAE1" w:rsidTr="00DF12DA">
        <w:trPr>
          <w:trHeight w:val="295"/>
          <w:jc w:val="center"/>
          <w:del w:id="774" w:author="R" w:date="2026-05-30T12:17:00Z"/>
        </w:trPr>
        <w:tc>
          <w:tcPr>
            <w:cnfStyle w:val="001000000000" w:firstRow="0" w:lastRow="0" w:firstColumn="1" w:lastColumn="0" w:oddVBand="0" w:evenVBand="0" w:oddHBand="0" w:evenHBand="0" w:firstRowFirstColumn="0" w:firstRowLastColumn="0" w:lastRowFirstColumn="0" w:lastRowLastColumn="0"/>
            <w:tcW w:w="2266" w:type="dxa"/>
          </w:tcPr>
          <w:p w14:paraId="75CB974F" w14:textId="15721DBE" w:rsidR="00A34BDA" w:rsidRPr="007506E2" w:rsidDel="00C72FBA" w:rsidRDefault="00A34BDA">
            <w:pPr>
              <w:pStyle w:val="NormalWeb"/>
              <w:spacing w:before="0" w:beforeAutospacing="0"/>
              <w:rPr>
                <w:del w:id="775" w:author="R" w:date="2026-05-30T12:17:00Z"/>
                <w:rFonts w:ascii="IRNazanin" w:hAnsi="IRNazanin" w:cs="B Nazanin"/>
                <w:sz w:val="22"/>
                <w:szCs w:val="22"/>
                <w:rtl/>
                <w:lang w:bidi="fa-IR"/>
              </w:rPr>
              <w:pPrChange w:id="776" w:author="R" w:date="2026-05-30T12:17:00Z">
                <w:pPr>
                  <w:pStyle w:val="NormalWeb"/>
                  <w:spacing w:before="0" w:beforeAutospacing="0"/>
                  <w:jc w:val="center"/>
                </w:pPr>
              </w:pPrChange>
            </w:pPr>
            <w:del w:id="777" w:author="R" w:date="2026-05-30T12:17:00Z">
              <w:r w:rsidRPr="007506E2" w:rsidDel="00C72FBA">
                <w:rPr>
                  <w:rFonts w:ascii="IRNazanin" w:hAnsi="IRNazanin" w:cs="B Nazanin"/>
                  <w:sz w:val="22"/>
                  <w:szCs w:val="22"/>
                  <w:rtl/>
                  <w:lang w:bidi="fa-IR"/>
                </w:rPr>
                <w:delText>۳۰۶</w:delText>
              </w:r>
            </w:del>
          </w:p>
        </w:tc>
        <w:tc>
          <w:tcPr>
            <w:tcW w:w="2266" w:type="dxa"/>
          </w:tcPr>
          <w:p w14:paraId="1E78AD69" w14:textId="4EFABD08" w:rsidR="00A34BDA" w:rsidRPr="007506E2" w:rsidDel="00C72FBA" w:rsidRDefault="00A34BDA">
            <w:pPr>
              <w:pStyle w:val="NormalWeb"/>
              <w:spacing w:before="0" w:beforeAutospacing="0"/>
              <w:cnfStyle w:val="000000000000" w:firstRow="0" w:lastRow="0" w:firstColumn="0" w:lastColumn="0" w:oddVBand="0" w:evenVBand="0" w:oddHBand="0" w:evenHBand="0" w:firstRowFirstColumn="0" w:firstRowLastColumn="0" w:lastRowFirstColumn="0" w:lastRowLastColumn="0"/>
              <w:rPr>
                <w:del w:id="778" w:author="R" w:date="2026-05-30T12:17:00Z"/>
                <w:rFonts w:ascii="IRNazanin" w:hAnsi="IRNazanin" w:cs="B Nazanin"/>
                <w:sz w:val="22"/>
                <w:szCs w:val="22"/>
                <w:rtl/>
                <w:lang w:bidi="fa-IR"/>
              </w:rPr>
              <w:pPrChange w:id="779" w:author="R" w:date="2026-05-30T12:17:00Z">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pPr>
              </w:pPrChange>
            </w:pPr>
            <w:del w:id="780" w:author="R" w:date="2026-05-30T12:17:00Z">
              <w:r w:rsidRPr="007506E2" w:rsidDel="00C72FBA">
                <w:rPr>
                  <w:rFonts w:ascii="IRNazanin" w:hAnsi="IRNazanin" w:cs="B Nazanin"/>
                  <w:sz w:val="22"/>
                  <w:szCs w:val="22"/>
                  <w:rtl/>
                  <w:lang w:bidi="fa-IR"/>
                </w:rPr>
                <w:delText>۳۰</w:delText>
              </w:r>
            </w:del>
          </w:p>
        </w:tc>
      </w:tr>
      <w:tr w:rsidR="00A34BDA" w:rsidRPr="0032771B" w:rsidDel="00C72FBA" w14:paraId="5E6B5359" w14:textId="453E2E85" w:rsidTr="00DF12DA">
        <w:trPr>
          <w:cnfStyle w:val="000000100000" w:firstRow="0" w:lastRow="0" w:firstColumn="0" w:lastColumn="0" w:oddVBand="0" w:evenVBand="0" w:oddHBand="1" w:evenHBand="0" w:firstRowFirstColumn="0" w:firstRowLastColumn="0" w:lastRowFirstColumn="0" w:lastRowLastColumn="0"/>
          <w:trHeight w:val="279"/>
          <w:jc w:val="center"/>
          <w:del w:id="781" w:author="R" w:date="2026-05-30T12:17:00Z"/>
        </w:trPr>
        <w:tc>
          <w:tcPr>
            <w:cnfStyle w:val="001000000000" w:firstRow="0" w:lastRow="0" w:firstColumn="1" w:lastColumn="0" w:oddVBand="0" w:evenVBand="0" w:oddHBand="0" w:evenHBand="0" w:firstRowFirstColumn="0" w:firstRowLastColumn="0" w:lastRowFirstColumn="0" w:lastRowLastColumn="0"/>
            <w:tcW w:w="2266" w:type="dxa"/>
          </w:tcPr>
          <w:p w14:paraId="43CAD4AD" w14:textId="5FE4E801" w:rsidR="00A34BDA" w:rsidRPr="007506E2" w:rsidDel="00C72FBA" w:rsidRDefault="00A34BDA">
            <w:pPr>
              <w:pStyle w:val="NormalWeb"/>
              <w:spacing w:before="0" w:beforeAutospacing="0"/>
              <w:rPr>
                <w:del w:id="782" w:author="R" w:date="2026-05-30T12:17:00Z"/>
                <w:rFonts w:ascii="IRNazanin" w:hAnsi="IRNazanin" w:cs="B Nazanin"/>
                <w:sz w:val="22"/>
                <w:szCs w:val="22"/>
                <w:rtl/>
                <w:lang w:bidi="fa-IR"/>
              </w:rPr>
              <w:pPrChange w:id="783" w:author="R" w:date="2026-05-30T12:17:00Z">
                <w:pPr>
                  <w:pStyle w:val="NormalWeb"/>
                  <w:spacing w:before="0" w:beforeAutospacing="0"/>
                  <w:jc w:val="center"/>
                </w:pPr>
              </w:pPrChange>
            </w:pPr>
            <w:del w:id="784" w:author="R" w:date="2026-05-30T12:17:00Z">
              <w:r w:rsidRPr="007506E2" w:rsidDel="00C72FBA">
                <w:rPr>
                  <w:rFonts w:ascii="IRNazanin" w:hAnsi="IRNazanin" w:cs="B Nazanin"/>
                  <w:sz w:val="22"/>
                  <w:szCs w:val="22"/>
                  <w:rtl/>
                  <w:lang w:bidi="fa-IR"/>
                </w:rPr>
                <w:delText>۲۱۹</w:delText>
              </w:r>
            </w:del>
          </w:p>
        </w:tc>
        <w:tc>
          <w:tcPr>
            <w:tcW w:w="2266" w:type="dxa"/>
          </w:tcPr>
          <w:p w14:paraId="574DCAD6" w14:textId="4167C6B0" w:rsidR="00A34BDA" w:rsidRPr="007506E2" w:rsidDel="00C72FBA" w:rsidRDefault="00A34BDA">
            <w:pPr>
              <w:pStyle w:val="NormalWeb"/>
              <w:spacing w:before="0" w:beforeAutospacing="0"/>
              <w:cnfStyle w:val="000000100000" w:firstRow="0" w:lastRow="0" w:firstColumn="0" w:lastColumn="0" w:oddVBand="0" w:evenVBand="0" w:oddHBand="1" w:evenHBand="0" w:firstRowFirstColumn="0" w:firstRowLastColumn="0" w:lastRowFirstColumn="0" w:lastRowLastColumn="0"/>
              <w:rPr>
                <w:del w:id="785" w:author="R" w:date="2026-05-30T12:17:00Z"/>
                <w:rFonts w:ascii="IRNazanin" w:hAnsi="IRNazanin" w:cs="B Nazanin"/>
                <w:sz w:val="22"/>
                <w:szCs w:val="22"/>
                <w:rtl/>
                <w:lang w:bidi="fa-IR"/>
              </w:rPr>
              <w:pPrChange w:id="786" w:author="R" w:date="2026-05-30T12:17:00Z">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pPr>
              </w:pPrChange>
            </w:pPr>
            <w:del w:id="787" w:author="R" w:date="2026-05-30T12:17:00Z">
              <w:r w:rsidRPr="007506E2" w:rsidDel="00C72FBA">
                <w:rPr>
                  <w:rFonts w:ascii="IRNazanin" w:hAnsi="IRNazanin" w:cs="B Nazanin"/>
                  <w:sz w:val="22"/>
                  <w:szCs w:val="22"/>
                  <w:rtl/>
                  <w:lang w:bidi="fa-IR"/>
                </w:rPr>
                <w:delText>۴۰</w:delText>
              </w:r>
            </w:del>
          </w:p>
        </w:tc>
      </w:tr>
      <w:tr w:rsidR="00A34BDA" w:rsidRPr="0032771B" w:rsidDel="00C72FBA" w14:paraId="6EA5471F" w14:textId="0F9BBB94" w:rsidTr="00DF12DA">
        <w:trPr>
          <w:trHeight w:val="295"/>
          <w:jc w:val="center"/>
          <w:del w:id="788" w:author="R" w:date="2026-05-30T12:17:00Z"/>
        </w:trPr>
        <w:tc>
          <w:tcPr>
            <w:cnfStyle w:val="001000000000" w:firstRow="0" w:lastRow="0" w:firstColumn="1" w:lastColumn="0" w:oddVBand="0" w:evenVBand="0" w:oddHBand="0" w:evenHBand="0" w:firstRowFirstColumn="0" w:firstRowLastColumn="0" w:lastRowFirstColumn="0" w:lastRowLastColumn="0"/>
            <w:tcW w:w="2266" w:type="dxa"/>
          </w:tcPr>
          <w:p w14:paraId="566974D7" w14:textId="6C39ED47" w:rsidR="00A34BDA" w:rsidRPr="007506E2" w:rsidDel="00C72FBA" w:rsidRDefault="00A34BDA">
            <w:pPr>
              <w:pStyle w:val="NormalWeb"/>
              <w:spacing w:before="0" w:beforeAutospacing="0"/>
              <w:rPr>
                <w:del w:id="789" w:author="R" w:date="2026-05-30T12:17:00Z"/>
                <w:rFonts w:ascii="IRNazanin" w:hAnsi="IRNazanin" w:cs="B Nazanin"/>
                <w:sz w:val="22"/>
                <w:szCs w:val="22"/>
                <w:rtl/>
                <w:lang w:bidi="fa-IR"/>
              </w:rPr>
              <w:pPrChange w:id="790" w:author="R" w:date="2026-05-30T12:17:00Z">
                <w:pPr>
                  <w:pStyle w:val="NormalWeb"/>
                  <w:spacing w:before="0" w:beforeAutospacing="0"/>
                  <w:jc w:val="center"/>
                </w:pPr>
              </w:pPrChange>
            </w:pPr>
            <w:del w:id="791" w:author="R" w:date="2026-05-30T12:17:00Z">
              <w:r w:rsidRPr="007506E2" w:rsidDel="00C72FBA">
                <w:rPr>
                  <w:rFonts w:ascii="IRNazanin" w:hAnsi="IRNazanin" w:cs="B Nazanin"/>
                  <w:sz w:val="22"/>
                  <w:szCs w:val="22"/>
                  <w:rtl/>
                  <w:lang w:bidi="fa-IR"/>
                </w:rPr>
                <w:delText>۱۷۱</w:delText>
              </w:r>
            </w:del>
          </w:p>
        </w:tc>
        <w:tc>
          <w:tcPr>
            <w:tcW w:w="2266" w:type="dxa"/>
          </w:tcPr>
          <w:p w14:paraId="26B45172" w14:textId="03027052" w:rsidR="00A34BDA" w:rsidRPr="007506E2" w:rsidDel="00C72FBA" w:rsidRDefault="00A34BDA">
            <w:pPr>
              <w:pStyle w:val="NormalWeb"/>
              <w:spacing w:before="0" w:beforeAutospacing="0"/>
              <w:cnfStyle w:val="000000000000" w:firstRow="0" w:lastRow="0" w:firstColumn="0" w:lastColumn="0" w:oddVBand="0" w:evenVBand="0" w:oddHBand="0" w:evenHBand="0" w:firstRowFirstColumn="0" w:firstRowLastColumn="0" w:lastRowFirstColumn="0" w:lastRowLastColumn="0"/>
              <w:rPr>
                <w:del w:id="792" w:author="R" w:date="2026-05-30T12:17:00Z"/>
                <w:rFonts w:ascii="IRNazanin" w:hAnsi="IRNazanin" w:cs="B Nazanin"/>
                <w:sz w:val="22"/>
                <w:szCs w:val="22"/>
                <w:rtl/>
                <w:lang w:bidi="fa-IR"/>
              </w:rPr>
              <w:pPrChange w:id="793" w:author="R" w:date="2026-05-30T12:17:00Z">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pPr>
              </w:pPrChange>
            </w:pPr>
            <w:del w:id="794" w:author="R" w:date="2026-05-30T12:17:00Z">
              <w:r w:rsidRPr="007506E2" w:rsidDel="00C72FBA">
                <w:rPr>
                  <w:rFonts w:ascii="IRNazanin" w:hAnsi="IRNazanin" w:cs="B Nazanin"/>
                  <w:sz w:val="22"/>
                  <w:szCs w:val="22"/>
                  <w:rtl/>
                  <w:lang w:bidi="fa-IR"/>
                </w:rPr>
                <w:delText>۵۰</w:delText>
              </w:r>
            </w:del>
          </w:p>
        </w:tc>
      </w:tr>
      <w:tr w:rsidR="00A34BDA" w:rsidRPr="0032771B" w:rsidDel="00C72FBA" w14:paraId="22FD77B1" w14:textId="24C16657" w:rsidTr="00DF12DA">
        <w:trPr>
          <w:cnfStyle w:val="000000100000" w:firstRow="0" w:lastRow="0" w:firstColumn="0" w:lastColumn="0" w:oddVBand="0" w:evenVBand="0" w:oddHBand="1" w:evenHBand="0" w:firstRowFirstColumn="0" w:firstRowLastColumn="0" w:lastRowFirstColumn="0" w:lastRowLastColumn="0"/>
          <w:trHeight w:val="295"/>
          <w:jc w:val="center"/>
          <w:del w:id="795" w:author="R" w:date="2026-05-30T12:17:00Z"/>
        </w:trPr>
        <w:tc>
          <w:tcPr>
            <w:cnfStyle w:val="001000000000" w:firstRow="0" w:lastRow="0" w:firstColumn="1" w:lastColumn="0" w:oddVBand="0" w:evenVBand="0" w:oddHBand="0" w:evenHBand="0" w:firstRowFirstColumn="0" w:firstRowLastColumn="0" w:lastRowFirstColumn="0" w:lastRowLastColumn="0"/>
            <w:tcW w:w="2266" w:type="dxa"/>
          </w:tcPr>
          <w:p w14:paraId="55A65FC1" w14:textId="663FE362" w:rsidR="00A34BDA" w:rsidRPr="007506E2" w:rsidDel="00C72FBA" w:rsidRDefault="00A34BDA">
            <w:pPr>
              <w:pStyle w:val="NormalWeb"/>
              <w:spacing w:before="0" w:beforeAutospacing="0"/>
              <w:rPr>
                <w:del w:id="796" w:author="R" w:date="2026-05-30T12:17:00Z"/>
                <w:rFonts w:ascii="IRNazanin" w:hAnsi="IRNazanin" w:cs="B Nazanin"/>
                <w:sz w:val="22"/>
                <w:szCs w:val="22"/>
                <w:rtl/>
                <w:lang w:bidi="fa-IR"/>
              </w:rPr>
              <w:pPrChange w:id="797" w:author="R" w:date="2026-05-30T12:17:00Z">
                <w:pPr>
                  <w:pStyle w:val="NormalWeb"/>
                  <w:spacing w:before="0" w:beforeAutospacing="0"/>
                  <w:jc w:val="center"/>
                </w:pPr>
              </w:pPrChange>
            </w:pPr>
            <w:del w:id="798" w:author="R" w:date="2026-05-30T12:17:00Z">
              <w:r w:rsidRPr="007506E2" w:rsidDel="00C72FBA">
                <w:rPr>
                  <w:rFonts w:ascii="IRNazanin" w:hAnsi="IRNazanin" w:cs="B Nazanin"/>
                  <w:sz w:val="22"/>
                  <w:szCs w:val="22"/>
                  <w:rtl/>
                  <w:lang w:bidi="fa-IR"/>
                </w:rPr>
                <w:delText>۱۱۲</w:delText>
              </w:r>
            </w:del>
          </w:p>
        </w:tc>
        <w:tc>
          <w:tcPr>
            <w:tcW w:w="2266" w:type="dxa"/>
          </w:tcPr>
          <w:p w14:paraId="6AB453BD" w14:textId="5C14CB20" w:rsidR="00A34BDA" w:rsidRPr="007506E2" w:rsidDel="00C72FBA" w:rsidRDefault="00A34BDA">
            <w:pPr>
              <w:pStyle w:val="NormalWeb"/>
              <w:spacing w:before="0" w:beforeAutospacing="0"/>
              <w:cnfStyle w:val="000000100000" w:firstRow="0" w:lastRow="0" w:firstColumn="0" w:lastColumn="0" w:oddVBand="0" w:evenVBand="0" w:oddHBand="1" w:evenHBand="0" w:firstRowFirstColumn="0" w:firstRowLastColumn="0" w:lastRowFirstColumn="0" w:lastRowLastColumn="0"/>
              <w:rPr>
                <w:del w:id="799" w:author="R" w:date="2026-05-30T12:17:00Z"/>
                <w:rFonts w:ascii="IRNazanin" w:hAnsi="IRNazanin" w:cs="B Nazanin"/>
                <w:sz w:val="22"/>
                <w:szCs w:val="22"/>
                <w:rtl/>
                <w:lang w:bidi="fa-IR"/>
              </w:rPr>
              <w:pPrChange w:id="800" w:author="R" w:date="2026-05-30T12:17:00Z">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pPr>
              </w:pPrChange>
            </w:pPr>
            <w:del w:id="801" w:author="R" w:date="2026-05-30T12:17:00Z">
              <w:r w:rsidRPr="007506E2" w:rsidDel="00C72FBA">
                <w:rPr>
                  <w:rFonts w:ascii="IRNazanin" w:hAnsi="IRNazanin" w:cs="B Nazanin"/>
                  <w:sz w:val="22"/>
                  <w:szCs w:val="22"/>
                  <w:rtl/>
                  <w:lang w:bidi="fa-IR"/>
                </w:rPr>
                <w:delText>۶۰</w:delText>
              </w:r>
            </w:del>
          </w:p>
        </w:tc>
      </w:tr>
      <w:tr w:rsidR="00A34BDA" w:rsidRPr="0032771B" w:rsidDel="00C72FBA" w14:paraId="79D72F08" w14:textId="7C0BE3D5" w:rsidTr="00DF12DA">
        <w:trPr>
          <w:trHeight w:val="279"/>
          <w:jc w:val="center"/>
          <w:del w:id="802" w:author="R" w:date="2026-05-30T12:17:00Z"/>
        </w:trPr>
        <w:tc>
          <w:tcPr>
            <w:cnfStyle w:val="001000000000" w:firstRow="0" w:lastRow="0" w:firstColumn="1" w:lastColumn="0" w:oddVBand="0" w:evenVBand="0" w:oddHBand="0" w:evenHBand="0" w:firstRowFirstColumn="0" w:firstRowLastColumn="0" w:lastRowFirstColumn="0" w:lastRowLastColumn="0"/>
            <w:tcW w:w="2266" w:type="dxa"/>
          </w:tcPr>
          <w:p w14:paraId="70E588B4" w14:textId="0581A094" w:rsidR="00A34BDA" w:rsidRPr="007506E2" w:rsidDel="00C72FBA" w:rsidRDefault="00A34BDA">
            <w:pPr>
              <w:pStyle w:val="NormalWeb"/>
              <w:spacing w:before="0" w:beforeAutospacing="0"/>
              <w:rPr>
                <w:del w:id="803" w:author="R" w:date="2026-05-30T12:17:00Z"/>
                <w:rFonts w:ascii="IRNazanin" w:hAnsi="IRNazanin" w:cs="B Nazanin"/>
                <w:sz w:val="22"/>
                <w:szCs w:val="22"/>
                <w:rtl/>
                <w:lang w:bidi="fa-IR"/>
              </w:rPr>
              <w:pPrChange w:id="804" w:author="R" w:date="2026-05-30T12:17:00Z">
                <w:pPr>
                  <w:pStyle w:val="NormalWeb"/>
                  <w:spacing w:before="0" w:beforeAutospacing="0"/>
                  <w:jc w:val="center"/>
                </w:pPr>
              </w:pPrChange>
            </w:pPr>
            <w:del w:id="805" w:author="R" w:date="2026-05-30T12:17:00Z">
              <w:r w:rsidRPr="007506E2" w:rsidDel="00C72FBA">
                <w:rPr>
                  <w:rFonts w:ascii="IRNazanin" w:hAnsi="IRNazanin" w:cs="B Nazanin"/>
                  <w:sz w:val="22"/>
                  <w:szCs w:val="22"/>
                  <w:rtl/>
                  <w:lang w:bidi="fa-IR"/>
                </w:rPr>
                <w:delText>۶۲</w:delText>
              </w:r>
            </w:del>
          </w:p>
        </w:tc>
        <w:tc>
          <w:tcPr>
            <w:tcW w:w="2266" w:type="dxa"/>
          </w:tcPr>
          <w:p w14:paraId="30BA6591" w14:textId="09B83D14" w:rsidR="00A34BDA" w:rsidRPr="007506E2" w:rsidDel="00C72FBA" w:rsidRDefault="00A34BDA">
            <w:pPr>
              <w:pStyle w:val="NormalWeb"/>
              <w:spacing w:before="0" w:beforeAutospacing="0"/>
              <w:cnfStyle w:val="000000000000" w:firstRow="0" w:lastRow="0" w:firstColumn="0" w:lastColumn="0" w:oddVBand="0" w:evenVBand="0" w:oddHBand="0" w:evenHBand="0" w:firstRowFirstColumn="0" w:firstRowLastColumn="0" w:lastRowFirstColumn="0" w:lastRowLastColumn="0"/>
              <w:rPr>
                <w:del w:id="806" w:author="R" w:date="2026-05-30T12:17:00Z"/>
                <w:rFonts w:ascii="IRNazanin" w:hAnsi="IRNazanin" w:cs="B Nazanin"/>
                <w:sz w:val="22"/>
                <w:szCs w:val="22"/>
                <w:rtl/>
                <w:lang w:bidi="fa-IR"/>
              </w:rPr>
              <w:pPrChange w:id="807" w:author="R" w:date="2026-05-30T12:17:00Z">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pPr>
              </w:pPrChange>
            </w:pPr>
            <w:del w:id="808" w:author="R" w:date="2026-05-30T12:17:00Z">
              <w:r w:rsidRPr="007506E2" w:rsidDel="00C72FBA">
                <w:rPr>
                  <w:rFonts w:ascii="IRNazanin" w:hAnsi="IRNazanin" w:cs="B Nazanin"/>
                  <w:sz w:val="22"/>
                  <w:szCs w:val="22"/>
                  <w:rtl/>
                  <w:lang w:bidi="fa-IR"/>
                </w:rPr>
                <w:delText>۷۰</w:delText>
              </w:r>
            </w:del>
          </w:p>
        </w:tc>
      </w:tr>
      <w:tr w:rsidR="00A34BDA" w:rsidRPr="0032771B" w:rsidDel="00C72FBA" w14:paraId="04147A18" w14:textId="02DD3040" w:rsidTr="00DF12DA">
        <w:trPr>
          <w:cnfStyle w:val="000000100000" w:firstRow="0" w:lastRow="0" w:firstColumn="0" w:lastColumn="0" w:oddVBand="0" w:evenVBand="0" w:oddHBand="1" w:evenHBand="0" w:firstRowFirstColumn="0" w:firstRowLastColumn="0" w:lastRowFirstColumn="0" w:lastRowLastColumn="0"/>
          <w:trHeight w:val="295"/>
          <w:jc w:val="center"/>
          <w:del w:id="809" w:author="R" w:date="2026-05-30T12:17:00Z"/>
        </w:trPr>
        <w:tc>
          <w:tcPr>
            <w:cnfStyle w:val="001000000000" w:firstRow="0" w:lastRow="0" w:firstColumn="1" w:lastColumn="0" w:oddVBand="0" w:evenVBand="0" w:oddHBand="0" w:evenHBand="0" w:firstRowFirstColumn="0" w:firstRowLastColumn="0" w:lastRowFirstColumn="0" w:lastRowLastColumn="0"/>
            <w:tcW w:w="2266" w:type="dxa"/>
          </w:tcPr>
          <w:p w14:paraId="4F34516C" w14:textId="2AD60766" w:rsidR="00A34BDA" w:rsidRPr="007506E2" w:rsidDel="00C72FBA" w:rsidRDefault="00A34BDA">
            <w:pPr>
              <w:pStyle w:val="NormalWeb"/>
              <w:spacing w:before="0" w:beforeAutospacing="0"/>
              <w:rPr>
                <w:del w:id="810" w:author="R" w:date="2026-05-30T12:17:00Z"/>
                <w:rFonts w:ascii="IRNazanin" w:hAnsi="IRNazanin" w:cs="B Nazanin"/>
                <w:sz w:val="22"/>
                <w:szCs w:val="22"/>
                <w:rtl/>
                <w:lang w:bidi="fa-IR"/>
              </w:rPr>
              <w:pPrChange w:id="811" w:author="R" w:date="2026-05-30T12:17:00Z">
                <w:pPr>
                  <w:pStyle w:val="NormalWeb"/>
                  <w:spacing w:before="0" w:beforeAutospacing="0"/>
                  <w:jc w:val="center"/>
                </w:pPr>
              </w:pPrChange>
            </w:pPr>
            <w:del w:id="812" w:author="R" w:date="2026-05-30T12:17:00Z">
              <w:r w:rsidRPr="007506E2" w:rsidDel="00C72FBA">
                <w:rPr>
                  <w:rFonts w:ascii="IRNazanin" w:hAnsi="IRNazanin" w:cs="B Nazanin"/>
                  <w:sz w:val="22"/>
                  <w:szCs w:val="22"/>
                  <w:rtl/>
                  <w:lang w:bidi="fa-IR"/>
                </w:rPr>
                <w:delText>۴۰</w:delText>
              </w:r>
            </w:del>
          </w:p>
        </w:tc>
        <w:tc>
          <w:tcPr>
            <w:tcW w:w="2266" w:type="dxa"/>
          </w:tcPr>
          <w:p w14:paraId="25247E78" w14:textId="7A96B651" w:rsidR="00A34BDA" w:rsidRPr="007506E2" w:rsidDel="00C72FBA" w:rsidRDefault="00A34BDA">
            <w:pPr>
              <w:pStyle w:val="NormalWeb"/>
              <w:spacing w:before="0" w:beforeAutospacing="0"/>
              <w:cnfStyle w:val="000000100000" w:firstRow="0" w:lastRow="0" w:firstColumn="0" w:lastColumn="0" w:oddVBand="0" w:evenVBand="0" w:oddHBand="1" w:evenHBand="0" w:firstRowFirstColumn="0" w:firstRowLastColumn="0" w:lastRowFirstColumn="0" w:lastRowLastColumn="0"/>
              <w:rPr>
                <w:del w:id="813" w:author="R" w:date="2026-05-30T12:17:00Z"/>
                <w:rFonts w:ascii="IRNazanin" w:hAnsi="IRNazanin" w:cs="B Nazanin"/>
                <w:sz w:val="22"/>
                <w:szCs w:val="22"/>
                <w:rtl/>
                <w:lang w:bidi="fa-IR"/>
              </w:rPr>
              <w:pPrChange w:id="814" w:author="R" w:date="2026-05-30T12:17:00Z">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pPr>
              </w:pPrChange>
            </w:pPr>
            <w:del w:id="815" w:author="R" w:date="2026-05-30T12:17:00Z">
              <w:r w:rsidRPr="007506E2" w:rsidDel="00C72FBA">
                <w:rPr>
                  <w:rFonts w:ascii="IRNazanin" w:hAnsi="IRNazanin" w:cs="B Nazanin"/>
                  <w:sz w:val="22"/>
                  <w:szCs w:val="22"/>
                  <w:rtl/>
                  <w:lang w:bidi="fa-IR"/>
                </w:rPr>
                <w:delText>۸۰</w:delText>
              </w:r>
            </w:del>
          </w:p>
        </w:tc>
      </w:tr>
      <w:tr w:rsidR="00A34BDA" w:rsidRPr="0032771B" w:rsidDel="00C72FBA" w14:paraId="18D8928A" w14:textId="137D8E75" w:rsidTr="00DF12DA">
        <w:trPr>
          <w:trHeight w:val="279"/>
          <w:jc w:val="center"/>
          <w:del w:id="816" w:author="R" w:date="2026-05-30T12:17:00Z"/>
        </w:trPr>
        <w:tc>
          <w:tcPr>
            <w:cnfStyle w:val="001000000000" w:firstRow="0" w:lastRow="0" w:firstColumn="1" w:lastColumn="0" w:oddVBand="0" w:evenVBand="0" w:oddHBand="0" w:evenHBand="0" w:firstRowFirstColumn="0" w:firstRowLastColumn="0" w:lastRowFirstColumn="0" w:lastRowLastColumn="0"/>
            <w:tcW w:w="2266" w:type="dxa"/>
          </w:tcPr>
          <w:p w14:paraId="209C9C8C" w14:textId="1B52DA87" w:rsidR="00A34BDA" w:rsidRPr="007506E2" w:rsidDel="00C72FBA" w:rsidRDefault="00A34BDA">
            <w:pPr>
              <w:pStyle w:val="NormalWeb"/>
              <w:spacing w:before="0" w:beforeAutospacing="0"/>
              <w:rPr>
                <w:del w:id="817" w:author="R" w:date="2026-05-30T12:17:00Z"/>
                <w:rFonts w:ascii="IRNazanin" w:hAnsi="IRNazanin" w:cs="B Nazanin"/>
                <w:sz w:val="22"/>
                <w:szCs w:val="22"/>
                <w:rtl/>
                <w:lang w:bidi="fa-IR"/>
              </w:rPr>
              <w:pPrChange w:id="818" w:author="R" w:date="2026-05-30T12:17:00Z">
                <w:pPr>
                  <w:pStyle w:val="NormalWeb"/>
                  <w:spacing w:before="0" w:beforeAutospacing="0"/>
                  <w:jc w:val="center"/>
                </w:pPr>
              </w:pPrChange>
            </w:pPr>
            <w:del w:id="819" w:author="R" w:date="2026-05-30T12:17:00Z">
              <w:r w:rsidRPr="007506E2" w:rsidDel="00C72FBA">
                <w:rPr>
                  <w:rFonts w:ascii="IRNazanin" w:hAnsi="IRNazanin" w:cs="B Nazanin"/>
                  <w:sz w:val="22"/>
                  <w:szCs w:val="22"/>
                  <w:rtl/>
                  <w:lang w:bidi="fa-IR"/>
                </w:rPr>
                <w:delText>۳۵</w:delText>
              </w:r>
            </w:del>
          </w:p>
        </w:tc>
        <w:tc>
          <w:tcPr>
            <w:tcW w:w="2266" w:type="dxa"/>
          </w:tcPr>
          <w:p w14:paraId="332E78AF" w14:textId="1DFD24E8" w:rsidR="00A34BDA" w:rsidRPr="007506E2" w:rsidDel="00C72FBA" w:rsidRDefault="00A34BDA">
            <w:pPr>
              <w:pStyle w:val="NormalWeb"/>
              <w:spacing w:before="0" w:beforeAutospacing="0"/>
              <w:cnfStyle w:val="000000000000" w:firstRow="0" w:lastRow="0" w:firstColumn="0" w:lastColumn="0" w:oddVBand="0" w:evenVBand="0" w:oddHBand="0" w:evenHBand="0" w:firstRowFirstColumn="0" w:firstRowLastColumn="0" w:lastRowFirstColumn="0" w:lastRowLastColumn="0"/>
              <w:rPr>
                <w:del w:id="820" w:author="R" w:date="2026-05-30T12:17:00Z"/>
                <w:rFonts w:ascii="IRNazanin" w:hAnsi="IRNazanin" w:cs="B Nazanin"/>
                <w:sz w:val="22"/>
                <w:szCs w:val="22"/>
                <w:rtl/>
                <w:lang w:bidi="fa-IR"/>
              </w:rPr>
              <w:pPrChange w:id="821" w:author="R" w:date="2026-05-30T12:17:00Z">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pPr>
              </w:pPrChange>
            </w:pPr>
            <w:del w:id="822" w:author="R" w:date="2026-05-30T12:17:00Z">
              <w:r w:rsidRPr="007506E2" w:rsidDel="00C72FBA">
                <w:rPr>
                  <w:rFonts w:ascii="IRNazanin" w:hAnsi="IRNazanin" w:cs="B Nazanin"/>
                  <w:sz w:val="22"/>
                  <w:szCs w:val="22"/>
                  <w:rtl/>
                  <w:lang w:bidi="fa-IR"/>
                </w:rPr>
                <w:delText>۹۰</w:delText>
              </w:r>
            </w:del>
          </w:p>
        </w:tc>
      </w:tr>
    </w:tbl>
    <w:p w14:paraId="34B2262D" w14:textId="6BAEB592" w:rsidR="007506E2" w:rsidDel="00C72FBA" w:rsidRDefault="00643D8C">
      <w:pPr>
        <w:pStyle w:val="NormalWeb"/>
        <w:spacing w:before="0" w:beforeAutospacing="0" w:line="360" w:lineRule="auto"/>
        <w:contextualSpacing/>
        <w:rPr>
          <w:del w:id="823" w:author="R" w:date="2026-05-30T12:16:00Z"/>
          <w:rFonts w:ascii="IRNazanin" w:hAnsi="IRNazanin" w:cs="B Nazanin"/>
          <w:lang w:bidi="fa-IR"/>
        </w:rPr>
        <w:pPrChange w:id="824" w:author="R" w:date="2026-05-30T12:57:00Z">
          <w:pPr>
            <w:pStyle w:val="NormalWeb"/>
            <w:spacing w:before="0" w:beforeAutospacing="0"/>
          </w:pPr>
        </w:pPrChange>
      </w:pPr>
      <w:ins w:id="825" w:author="R" w:date="2026-05-30T12:20:00Z">
        <w:r>
          <w:rPr>
            <w:rFonts w:ascii="IRNazanin" w:hAnsi="IRNazanin" w:cs="B Nazanin" w:hint="cs"/>
            <w:rtl/>
            <w:lang w:bidi="fa-IR"/>
          </w:rPr>
          <w:lastRenderedPageBreak/>
          <w:t xml:space="preserve">در </w:t>
        </w:r>
      </w:ins>
      <w:ins w:id="826" w:author="R" w:date="2026-05-30T12:17:00Z">
        <w:r w:rsidR="00C72FBA">
          <w:rPr>
            <w:rFonts w:ascii="IRNazanin" w:hAnsi="IRNazanin" w:cs="B Nazanin"/>
            <w:rtl/>
            <w:lang w:bidi="fa-IR"/>
          </w:rPr>
          <w:fldChar w:fldCharType="begin"/>
        </w:r>
        <w:r w:rsidR="00C72FBA">
          <w:rPr>
            <w:rFonts w:ascii="IRNazanin" w:hAnsi="IRNazanin" w:cs="B Nazanin"/>
            <w:rtl/>
            <w:lang w:bidi="fa-IR"/>
          </w:rPr>
          <w:instrText xml:space="preserve"> </w:instrText>
        </w:r>
        <w:r w:rsidR="00C72FBA">
          <w:rPr>
            <w:rFonts w:ascii="IRNazanin" w:hAnsi="IRNazanin" w:cs="B Nazanin"/>
            <w:lang w:bidi="fa-IR"/>
          </w:rPr>
          <w:instrText>REF</w:instrText>
        </w:r>
        <w:r w:rsidR="00C72FBA">
          <w:rPr>
            <w:rFonts w:ascii="IRNazanin" w:hAnsi="IRNazanin" w:cs="B Nazanin"/>
            <w:rtl/>
            <w:lang w:bidi="fa-IR"/>
          </w:rPr>
          <w:instrText xml:space="preserve"> _</w:instrText>
        </w:r>
        <w:r w:rsidR="00C72FBA">
          <w:rPr>
            <w:rFonts w:ascii="IRNazanin" w:hAnsi="IRNazanin" w:cs="B Nazanin"/>
            <w:lang w:bidi="fa-IR"/>
          </w:rPr>
          <w:instrText>Ref</w:instrText>
        </w:r>
        <w:r w:rsidR="00C72FBA">
          <w:rPr>
            <w:rFonts w:ascii="IRNazanin" w:hAnsi="IRNazanin" w:cs="B Nazanin"/>
            <w:rtl/>
            <w:lang w:bidi="fa-IR"/>
          </w:rPr>
          <w:instrText xml:space="preserve">231035873 </w:instrText>
        </w:r>
        <w:r w:rsidR="00C72FBA">
          <w:rPr>
            <w:rFonts w:ascii="IRNazanin" w:hAnsi="IRNazanin" w:cs="B Nazanin"/>
            <w:lang w:bidi="fa-IR"/>
          </w:rPr>
          <w:instrText>\h</w:instrText>
        </w:r>
        <w:r w:rsidR="00C72FBA">
          <w:rPr>
            <w:rFonts w:ascii="IRNazanin" w:hAnsi="IRNazanin" w:cs="B Nazanin"/>
            <w:rtl/>
            <w:lang w:bidi="fa-IR"/>
          </w:rPr>
          <w:instrText xml:space="preserve"> </w:instrText>
        </w:r>
      </w:ins>
      <w:r w:rsidR="00C72FBA">
        <w:rPr>
          <w:rFonts w:ascii="IRNazanin" w:hAnsi="IRNazanin" w:cs="B Nazanin"/>
          <w:rtl/>
          <w:lang w:bidi="fa-IR"/>
        </w:rPr>
      </w:r>
      <w:r w:rsidR="00C72FBA">
        <w:rPr>
          <w:rFonts w:ascii="IRNazanin" w:hAnsi="IRNazanin" w:cs="B Nazanin"/>
          <w:rtl/>
          <w:lang w:bidi="fa-IR"/>
        </w:rPr>
        <w:fldChar w:fldCharType="separate"/>
      </w:r>
      <w:ins w:id="827" w:author="R" w:date="2026-05-30T12:17:00Z">
        <w:r w:rsidR="00C72FBA" w:rsidRPr="00462AF9">
          <w:rPr>
            <w:rFonts w:ascii="IRNazanin" w:hAnsi="IRNazanin" w:cs="B Nazanin"/>
            <w:sz w:val="22"/>
            <w:szCs w:val="22"/>
            <w:rtl/>
          </w:rPr>
          <w:t xml:space="preserve">شکل </w:t>
        </w:r>
        <w:r w:rsidR="00C72FBA">
          <w:rPr>
            <w:rFonts w:ascii="IRNazanin" w:hAnsi="IRNazanin" w:cs="B Nazanin"/>
            <w:noProof/>
            <w:sz w:val="22"/>
            <w:szCs w:val="22"/>
            <w:rtl/>
          </w:rPr>
          <w:t>2</w:t>
        </w:r>
        <w:r w:rsidR="00C72FBA">
          <w:rPr>
            <w:rFonts w:ascii="IRNazanin" w:hAnsi="IRNazanin" w:cs="B Nazanin"/>
            <w:rtl/>
            <w:lang w:bidi="fa-IR"/>
          </w:rPr>
          <w:fldChar w:fldCharType="end"/>
        </w:r>
      </w:ins>
      <w:ins w:id="828" w:author="R" w:date="2026-05-30T12:20:00Z">
        <w:r>
          <w:rPr>
            <w:rFonts w:ascii="IRNazanin" w:hAnsi="IRNazanin" w:cs="B Nazanin" w:hint="cs"/>
            <w:rtl/>
            <w:lang w:bidi="fa-IR"/>
          </w:rPr>
          <w:t xml:space="preserve"> روند داده‌های گمشده در سال 1404 را بررسی می‌کنیم. </w:t>
        </w:r>
      </w:ins>
      <w:ins w:id="829" w:author="R" w:date="2026-05-30T12:24:00Z">
        <w:r w:rsidR="00E472EF" w:rsidRPr="0032771B">
          <w:rPr>
            <w:rFonts w:ascii="IRNazanin" w:hAnsi="IRNazanin" w:cs="B Nazanin"/>
            <w:rtl/>
            <w:lang w:bidi="fa-IR"/>
          </w:rPr>
          <w:t>روند داده‌های گمشده مشهود است. در ابتدای فروردین تعداد کنتورهای خاموش و یا کنتورهایی که هنوز استفاده نشده بودند، زیاد بود. رفته رفته از ابتدای فروردین، تعداد گمشده‌ها کاهش محسوس داشت. اما از حدود 9 اسفند ماه یک اسپایک بسیار بلند و ناگهانی داشتیم</w:t>
        </w:r>
        <w:r w:rsidR="00E472EF">
          <w:rPr>
            <w:rFonts w:ascii="IRNazanin" w:hAnsi="IRNazanin" w:cs="B Nazanin" w:hint="cs"/>
            <w:rtl/>
            <w:lang w:bidi="fa-IR"/>
          </w:rPr>
          <w:t xml:space="preserve">. </w:t>
        </w:r>
      </w:ins>
    </w:p>
    <w:p w14:paraId="58D16DA5" w14:textId="29A6F18A" w:rsidR="00A10031" w:rsidRPr="0032771B" w:rsidDel="00C72FBA" w:rsidRDefault="00A10031">
      <w:pPr>
        <w:pStyle w:val="NormalWeb"/>
        <w:spacing w:before="0" w:beforeAutospacing="0" w:line="360" w:lineRule="auto"/>
        <w:contextualSpacing/>
        <w:rPr>
          <w:del w:id="830" w:author="R" w:date="2026-05-30T12:16:00Z"/>
          <w:rFonts w:ascii="IRNazanin" w:hAnsi="IRNazanin" w:cs="B Nazanin"/>
          <w:rtl/>
          <w:lang w:bidi="fa-IR"/>
        </w:rPr>
        <w:pPrChange w:id="831" w:author="R" w:date="2026-05-30T12:57:00Z">
          <w:pPr>
            <w:pStyle w:val="NormalWeb"/>
            <w:spacing w:before="0" w:beforeAutospacing="0"/>
            <w:contextualSpacing/>
          </w:pPr>
        </w:pPrChange>
      </w:pPr>
      <w:del w:id="832" w:author="R" w:date="2026-05-30T12:16:00Z">
        <w:r w:rsidRPr="0032771B" w:rsidDel="00C72FBA">
          <w:rPr>
            <w:rFonts w:ascii="IRNazanin" w:hAnsi="IRNazanin" w:cs="B Nazanin"/>
            <w:rtl/>
            <w:lang w:bidi="fa-IR"/>
          </w:rPr>
          <w:delText xml:space="preserve">جدول 3 ، نشان می دهد بیش از چند درصد از داده‌های هر شناسه  گمشده است. البته برای درصد صفر ، نشان می‌دهد دقیقا چند شناسه از داده‌ها فاقد داده گمشده‌اند. مثلا در مثال فوق، 58 شناسه داریم که هیچ داده گمشده‌ای ندارند. </w:delText>
        </w:r>
      </w:del>
    </w:p>
    <w:p w14:paraId="158DF707" w14:textId="337BA55B" w:rsidR="00A10031" w:rsidDel="00C72FBA" w:rsidRDefault="00A10031">
      <w:pPr>
        <w:pStyle w:val="NormalWeb"/>
        <w:spacing w:before="0" w:beforeAutospacing="0" w:line="360" w:lineRule="auto"/>
        <w:contextualSpacing/>
        <w:rPr>
          <w:del w:id="833" w:author="R" w:date="2026-05-30T12:16:00Z"/>
          <w:rFonts w:ascii="IRNazanin" w:hAnsi="IRNazanin" w:cs="B Nazanin"/>
          <w:rtl/>
          <w:lang w:bidi="fa-IR"/>
        </w:rPr>
        <w:pPrChange w:id="834" w:author="R" w:date="2026-05-30T12:57:00Z">
          <w:pPr>
            <w:pStyle w:val="NormalWeb"/>
            <w:spacing w:before="0" w:beforeAutospacing="0"/>
            <w:contextualSpacing/>
          </w:pPr>
        </w:pPrChange>
      </w:pPr>
      <w:del w:id="835" w:author="R" w:date="2026-05-30T12:16:00Z">
        <w:r w:rsidRPr="0032771B" w:rsidDel="00C72FBA">
          <w:rPr>
            <w:rFonts w:ascii="IRNazanin" w:hAnsi="IRNazanin" w:cs="B Nazanin"/>
            <w:rtl/>
            <w:lang w:bidi="fa-IR"/>
          </w:rPr>
          <w:delText xml:space="preserve">تا اینجا تعداد داده‌های گمشده بررسی شد. از اینجا به بعد وارد بررسی روند داده‌های گمشده می شویم. </w:delText>
        </w:r>
      </w:del>
    </w:p>
    <w:p w14:paraId="6DAF9CB4" w14:textId="77777777" w:rsidR="007506E2" w:rsidRPr="0032771B" w:rsidRDefault="007506E2">
      <w:pPr>
        <w:pStyle w:val="NormalWeb"/>
        <w:spacing w:before="0" w:beforeAutospacing="0" w:line="360" w:lineRule="auto"/>
        <w:contextualSpacing/>
        <w:rPr>
          <w:rFonts w:ascii="IRNazanin" w:hAnsi="IRNazanin" w:cs="B Nazanin"/>
          <w:rtl/>
          <w:lang w:bidi="fa-IR"/>
        </w:rPr>
        <w:pPrChange w:id="836" w:author="R" w:date="2026-05-30T12:57:00Z">
          <w:pPr>
            <w:pStyle w:val="NormalWeb"/>
            <w:spacing w:before="0" w:beforeAutospacing="0"/>
          </w:pPr>
        </w:pPrChange>
      </w:pPr>
    </w:p>
    <w:p w14:paraId="10CD7195" w14:textId="5E4EEC18" w:rsidR="00A10031" w:rsidRPr="0032771B" w:rsidRDefault="00643D8C" w:rsidP="00462AF9">
      <w:pPr>
        <w:pStyle w:val="NormalWeb"/>
        <w:keepNext/>
        <w:spacing w:before="0" w:beforeAutospacing="0"/>
        <w:rPr>
          <w:rFonts w:ascii="IRNazanin" w:hAnsi="IRNazanin" w:cs="B Nazanin"/>
        </w:rPr>
      </w:pPr>
      <w:ins w:id="837" w:author="R" w:date="2026-05-30T12:21:00Z">
        <w:r>
          <w:rPr>
            <w:rFonts w:ascii="IRNazanin" w:hAnsi="IRNazanin" w:cs="B Nazanin"/>
            <w:noProof/>
            <w:rtl/>
            <w:lang w:val="fa-IR" w:bidi="fa-IR"/>
          </w:rPr>
          <w:drawing>
            <wp:inline distT="0" distB="0" distL="0" distR="0" wp14:anchorId="14C42BA3" wp14:editId="15C9E20B">
              <wp:extent cx="5943600" cy="5020310"/>
              <wp:effectExtent l="0" t="0" r="0" b="889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943600" cy="5020310"/>
                      </a:xfrm>
                      <a:prstGeom prst="rect">
                        <a:avLst/>
                      </a:prstGeom>
                    </pic:spPr>
                  </pic:pic>
                </a:graphicData>
              </a:graphic>
            </wp:inline>
          </w:drawing>
        </w:r>
      </w:ins>
      <w:del w:id="838" w:author="R" w:date="2026-05-30T12:21:00Z">
        <w:r w:rsidR="00A10031" w:rsidRPr="0032771B" w:rsidDel="00643D8C">
          <w:rPr>
            <w:rFonts w:ascii="IRNazanin" w:hAnsi="IRNazanin" w:cs="B Nazanin"/>
            <w:noProof/>
            <w:rtl/>
            <w:lang w:val="fa-IR" w:bidi="fa-IR"/>
          </w:rPr>
          <w:drawing>
            <wp:inline distT="0" distB="0" distL="0" distR="0" wp14:anchorId="4674515F" wp14:editId="1B3058AF">
              <wp:extent cx="5943341" cy="5088255"/>
              <wp:effectExtent l="0" t="0" r="635"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943341" cy="5088255"/>
                      </a:xfrm>
                      <a:prstGeom prst="rect">
                        <a:avLst/>
                      </a:prstGeom>
                    </pic:spPr>
                  </pic:pic>
                </a:graphicData>
              </a:graphic>
            </wp:inline>
          </w:drawing>
        </w:r>
      </w:del>
    </w:p>
    <w:p w14:paraId="5062B9E0" w14:textId="03A35003" w:rsidR="00A10031" w:rsidRPr="00462AF9" w:rsidRDefault="00A10031" w:rsidP="00462AF9">
      <w:pPr>
        <w:pStyle w:val="Caption"/>
        <w:jc w:val="center"/>
        <w:rPr>
          <w:rFonts w:ascii="IRNazanin" w:hAnsi="IRNazanin" w:cs="B Nazanin"/>
          <w:i w:val="0"/>
          <w:iCs w:val="0"/>
          <w:color w:val="auto"/>
          <w:sz w:val="22"/>
          <w:szCs w:val="22"/>
          <w:lang w:bidi="fa-IR"/>
        </w:rPr>
      </w:pPr>
      <w:bookmarkStart w:id="839" w:name="_Ref231035873"/>
      <w:bookmarkStart w:id="840" w:name="_Toc231047636"/>
      <w:r w:rsidRPr="00462AF9">
        <w:rPr>
          <w:rFonts w:ascii="IRNazanin" w:hAnsi="IRNazanin" w:cs="B Nazanin"/>
          <w:i w:val="0"/>
          <w:iCs w:val="0"/>
          <w:color w:val="auto"/>
          <w:sz w:val="22"/>
          <w:szCs w:val="22"/>
          <w:rtl/>
        </w:rPr>
        <w:t xml:space="preserve">شکل </w:t>
      </w:r>
      <w:r w:rsidRPr="00462AF9">
        <w:rPr>
          <w:rFonts w:ascii="IRNazanin" w:hAnsi="IRNazanin" w:cs="B Nazanin"/>
          <w:i w:val="0"/>
          <w:iCs w:val="0"/>
          <w:color w:val="auto"/>
          <w:sz w:val="22"/>
          <w:szCs w:val="22"/>
          <w:rtl/>
        </w:rPr>
        <w:fldChar w:fldCharType="begin"/>
      </w:r>
      <w:r w:rsidRPr="00462AF9">
        <w:rPr>
          <w:rFonts w:ascii="IRNazanin" w:hAnsi="IRNazanin" w:cs="B Nazanin"/>
          <w:i w:val="0"/>
          <w:iCs w:val="0"/>
          <w:color w:val="auto"/>
          <w:sz w:val="22"/>
          <w:szCs w:val="22"/>
          <w:rtl/>
        </w:rPr>
        <w:instrText xml:space="preserve"> </w:instrText>
      </w:r>
      <w:r w:rsidRPr="00462AF9">
        <w:rPr>
          <w:rFonts w:ascii="IRNazanin" w:hAnsi="IRNazanin" w:cs="B Nazanin"/>
          <w:i w:val="0"/>
          <w:iCs w:val="0"/>
          <w:color w:val="auto"/>
          <w:sz w:val="22"/>
          <w:szCs w:val="22"/>
        </w:rPr>
        <w:instrText>SEQ</w:instrText>
      </w:r>
      <w:r w:rsidRPr="00462AF9">
        <w:rPr>
          <w:rFonts w:ascii="IRNazanin" w:hAnsi="IRNazanin" w:cs="B Nazanin"/>
          <w:i w:val="0"/>
          <w:iCs w:val="0"/>
          <w:color w:val="auto"/>
          <w:sz w:val="22"/>
          <w:szCs w:val="22"/>
          <w:rtl/>
        </w:rPr>
        <w:instrText xml:space="preserve"> شکل \* </w:instrText>
      </w:r>
      <w:r w:rsidRPr="00462AF9">
        <w:rPr>
          <w:rFonts w:ascii="IRNazanin" w:hAnsi="IRNazanin" w:cs="B Nazanin"/>
          <w:i w:val="0"/>
          <w:iCs w:val="0"/>
          <w:color w:val="auto"/>
          <w:sz w:val="22"/>
          <w:szCs w:val="22"/>
        </w:rPr>
        <w:instrText>ARABIC</w:instrText>
      </w:r>
      <w:r w:rsidRPr="00462AF9">
        <w:rPr>
          <w:rFonts w:ascii="IRNazanin" w:hAnsi="IRNazanin" w:cs="B Nazanin"/>
          <w:i w:val="0"/>
          <w:iCs w:val="0"/>
          <w:color w:val="auto"/>
          <w:sz w:val="22"/>
          <w:szCs w:val="22"/>
          <w:rtl/>
        </w:rPr>
        <w:instrText xml:space="preserve"> </w:instrText>
      </w:r>
      <w:r w:rsidRPr="00462AF9">
        <w:rPr>
          <w:rFonts w:ascii="IRNazanin" w:hAnsi="IRNazanin" w:cs="B Nazanin"/>
          <w:i w:val="0"/>
          <w:iCs w:val="0"/>
          <w:color w:val="auto"/>
          <w:sz w:val="22"/>
          <w:szCs w:val="22"/>
          <w:rtl/>
        </w:rPr>
        <w:fldChar w:fldCharType="separate"/>
      </w:r>
      <w:r w:rsidR="00A244B8">
        <w:rPr>
          <w:rFonts w:ascii="IRNazanin" w:hAnsi="IRNazanin" w:cs="B Nazanin"/>
          <w:i w:val="0"/>
          <w:iCs w:val="0"/>
          <w:noProof/>
          <w:color w:val="auto"/>
          <w:sz w:val="22"/>
          <w:szCs w:val="22"/>
          <w:rtl/>
        </w:rPr>
        <w:t>2</w:t>
      </w:r>
      <w:r w:rsidRPr="00462AF9">
        <w:rPr>
          <w:rFonts w:ascii="IRNazanin" w:hAnsi="IRNazanin" w:cs="B Nazanin"/>
          <w:i w:val="0"/>
          <w:iCs w:val="0"/>
          <w:color w:val="auto"/>
          <w:sz w:val="22"/>
          <w:szCs w:val="22"/>
          <w:rtl/>
        </w:rPr>
        <w:fldChar w:fldCharType="end"/>
      </w:r>
      <w:bookmarkEnd w:id="839"/>
      <w:r w:rsidRPr="00462AF9">
        <w:rPr>
          <w:rFonts w:ascii="IRNazanin" w:hAnsi="IRNazanin" w:cs="B Nazanin"/>
          <w:i w:val="0"/>
          <w:iCs w:val="0"/>
          <w:color w:val="auto"/>
          <w:sz w:val="22"/>
          <w:szCs w:val="22"/>
          <w:rtl/>
          <w:lang w:bidi="fa-IR"/>
        </w:rPr>
        <w:t>: بررسی روند داده‌های گمشده در روزهای سال 1404</w:t>
      </w:r>
      <w:bookmarkEnd w:id="840"/>
    </w:p>
    <w:p w14:paraId="0FACB58E" w14:textId="77777777" w:rsidR="007506E2" w:rsidRDefault="007506E2" w:rsidP="00462AF9">
      <w:pPr>
        <w:pStyle w:val="NormalWeb"/>
        <w:spacing w:before="0" w:beforeAutospacing="0"/>
        <w:rPr>
          <w:rFonts w:ascii="IRNazanin" w:hAnsi="IRNazanin" w:cs="B Nazanin"/>
          <w:rtl/>
          <w:lang w:bidi="fa-IR"/>
        </w:rPr>
      </w:pPr>
    </w:p>
    <w:p w14:paraId="6334686E" w14:textId="0F026329" w:rsidR="007506E2" w:rsidDel="00E472EF" w:rsidRDefault="00A10031" w:rsidP="00254142">
      <w:pPr>
        <w:pStyle w:val="NormalWeb"/>
        <w:spacing w:before="0" w:beforeAutospacing="0" w:line="360" w:lineRule="auto"/>
        <w:contextualSpacing/>
        <w:rPr>
          <w:del w:id="841" w:author="R" w:date="2026-05-30T12:24:00Z"/>
          <w:rFonts w:ascii="IRNazanin" w:hAnsi="IRNazanin" w:cs="B Nazanin"/>
          <w:rtl/>
          <w:lang w:bidi="fa-IR"/>
        </w:rPr>
      </w:pPr>
      <w:del w:id="842" w:author="R" w:date="2026-05-30T12:24:00Z">
        <w:r w:rsidRPr="0032771B" w:rsidDel="00E472EF">
          <w:rPr>
            <w:rFonts w:ascii="IRNazanin" w:hAnsi="IRNazanin" w:cs="B Nazanin"/>
            <w:rtl/>
            <w:lang w:bidi="fa-IR"/>
          </w:rPr>
          <w:delText xml:space="preserve">در شکل 1 روند داده‌های گمشده مشهود است. در ابتدای فروردین تعداد کنتورهای خاموش و یا کنتورهایی که هنوز استفاده نشده بودند، زیاد بود. رفته رفته از ابتدای فروردین، تعداد گمشده‌ها کاهش محسوس داشت. </w:delText>
        </w:r>
        <w:commentRangeStart w:id="843"/>
        <w:r w:rsidRPr="0032771B" w:rsidDel="00E472EF">
          <w:rPr>
            <w:rFonts w:ascii="IRNazanin" w:hAnsi="IRNazanin" w:cs="B Nazanin"/>
            <w:rtl/>
            <w:lang w:bidi="fa-IR"/>
          </w:rPr>
          <w:delText xml:space="preserve">اما از حدود 9 اسفند ماه یک اسپایک بسیار بلند و ناگهانی داشتیم که مربوط به جنگ رمضان است که نشان می دهد رخدادهای سیاسی و به تبع آن قطعی اینترنت و شبکه‌های موبایل </w:delText>
        </w:r>
        <w:r w:rsidR="00820812" w:rsidRPr="0032771B" w:rsidDel="00E472EF">
          <w:rPr>
            <w:rFonts w:ascii="IRNazanin" w:hAnsi="IRNazanin" w:cs="B Nazanin"/>
            <w:rtl/>
            <w:lang w:bidi="fa-IR"/>
          </w:rPr>
          <w:delText xml:space="preserve">بر روند ارسال داده موثر است. </w:delText>
        </w:r>
        <w:commentRangeEnd w:id="843"/>
        <w:r w:rsidR="00E472EF" w:rsidDel="00E472EF">
          <w:rPr>
            <w:rStyle w:val="CommentReference"/>
            <w:rFonts w:asciiTheme="minorHAnsi" w:eastAsiaTheme="minorHAnsi" w:hAnsiTheme="minorHAnsi" w:cstheme="minorBidi"/>
          </w:rPr>
          <w:commentReference w:id="843"/>
        </w:r>
      </w:del>
    </w:p>
    <w:p w14:paraId="487B05AA" w14:textId="114D2BC7" w:rsidR="0073286A" w:rsidRPr="0032771B" w:rsidRDefault="00820812" w:rsidP="0073286A">
      <w:pPr>
        <w:pStyle w:val="NormalWeb"/>
        <w:spacing w:before="0" w:beforeAutospacing="0" w:line="360" w:lineRule="auto"/>
        <w:contextualSpacing/>
        <w:rPr>
          <w:ins w:id="844" w:author="R" w:date="2026-05-30T13:34:00Z"/>
          <w:rFonts w:ascii="IRNazanin" w:hAnsi="IRNazanin" w:cs="B Nazanin"/>
          <w:rtl/>
          <w:lang w:bidi="fa-IR"/>
        </w:rPr>
      </w:pPr>
      <w:r w:rsidRPr="0032771B">
        <w:rPr>
          <w:rFonts w:ascii="IRNazanin" w:hAnsi="IRNazanin" w:cs="B Nazanin"/>
          <w:rtl/>
          <w:lang w:bidi="fa-IR"/>
        </w:rPr>
        <w:t>از تحلیل کل سال به فصل و ماه می رسیم تا در فصول سال گمشدگی داده را بصورت جزئی‌تر ارزیابی کنیم.</w:t>
      </w:r>
      <w:ins w:id="845" w:author="R" w:date="2026-05-30T13:34:00Z">
        <w:r w:rsidR="0073286A" w:rsidRPr="0073286A">
          <w:rPr>
            <w:rFonts w:ascii="IRNazanin" w:hAnsi="IRNazanin" w:cs="B Nazanin"/>
            <w:rtl/>
            <w:lang w:bidi="fa-IR"/>
          </w:rPr>
          <w:t xml:space="preserve"> </w:t>
        </w:r>
      </w:ins>
      <w:ins w:id="846" w:author="R" w:date="2026-05-30T13:37:00Z">
        <w:r w:rsidR="0073286A">
          <w:rPr>
            <w:rFonts w:ascii="IRNazanin" w:hAnsi="IRNazanin" w:cs="B Nazanin"/>
            <w:rtl/>
            <w:lang w:bidi="fa-IR"/>
          </w:rPr>
          <w:fldChar w:fldCharType="begin"/>
        </w:r>
        <w:r w:rsidR="0073286A">
          <w:rPr>
            <w:rFonts w:ascii="IRNazanin" w:hAnsi="IRNazanin" w:cs="B Nazanin"/>
            <w:rtl/>
            <w:lang w:bidi="fa-IR"/>
          </w:rPr>
          <w:instrText xml:space="preserve"> </w:instrText>
        </w:r>
        <w:r w:rsidR="0073286A">
          <w:rPr>
            <w:rFonts w:ascii="IRNazanin" w:hAnsi="IRNazanin" w:cs="B Nazanin"/>
            <w:lang w:bidi="fa-IR"/>
          </w:rPr>
          <w:instrText>REF</w:instrText>
        </w:r>
        <w:r w:rsidR="0073286A">
          <w:rPr>
            <w:rFonts w:ascii="IRNazanin" w:hAnsi="IRNazanin" w:cs="B Nazanin"/>
            <w:rtl/>
            <w:lang w:bidi="fa-IR"/>
          </w:rPr>
          <w:instrText xml:space="preserve"> _</w:instrText>
        </w:r>
        <w:r w:rsidR="0073286A">
          <w:rPr>
            <w:rFonts w:ascii="IRNazanin" w:hAnsi="IRNazanin" w:cs="B Nazanin"/>
            <w:lang w:bidi="fa-IR"/>
          </w:rPr>
          <w:instrText>Ref</w:instrText>
        </w:r>
        <w:r w:rsidR="0073286A">
          <w:rPr>
            <w:rFonts w:ascii="IRNazanin" w:hAnsi="IRNazanin" w:cs="B Nazanin"/>
            <w:rtl/>
            <w:lang w:bidi="fa-IR"/>
          </w:rPr>
          <w:instrText xml:space="preserve">231040642 </w:instrText>
        </w:r>
        <w:r w:rsidR="0073286A">
          <w:rPr>
            <w:rFonts w:ascii="IRNazanin" w:hAnsi="IRNazanin" w:cs="B Nazanin"/>
            <w:lang w:bidi="fa-IR"/>
          </w:rPr>
          <w:instrText>\h</w:instrText>
        </w:r>
        <w:r w:rsidR="0073286A">
          <w:rPr>
            <w:rFonts w:ascii="IRNazanin" w:hAnsi="IRNazanin" w:cs="B Nazanin"/>
            <w:rtl/>
            <w:lang w:bidi="fa-IR"/>
          </w:rPr>
          <w:instrText xml:space="preserve"> </w:instrText>
        </w:r>
      </w:ins>
      <w:r w:rsidR="0073286A">
        <w:rPr>
          <w:rFonts w:ascii="IRNazanin" w:hAnsi="IRNazanin" w:cs="B Nazanin"/>
          <w:rtl/>
          <w:lang w:bidi="fa-IR"/>
        </w:rPr>
      </w:r>
      <w:r w:rsidR="0073286A">
        <w:rPr>
          <w:rFonts w:ascii="IRNazanin" w:hAnsi="IRNazanin" w:cs="B Nazanin"/>
          <w:rtl/>
          <w:lang w:bidi="fa-IR"/>
        </w:rPr>
        <w:fldChar w:fldCharType="separate"/>
      </w:r>
      <w:ins w:id="847" w:author="R" w:date="2026-05-30T13:37:00Z">
        <w:r w:rsidR="0073286A" w:rsidRPr="0073286A">
          <w:rPr>
            <w:rFonts w:cs="B Nazanin"/>
            <w:sz w:val="22"/>
            <w:szCs w:val="22"/>
            <w:rtl/>
            <w:rPrChange w:id="848" w:author="R" w:date="2026-05-30T13:36:00Z">
              <w:rPr>
                <w:rtl/>
              </w:rPr>
            </w:rPrChange>
          </w:rPr>
          <w:t xml:space="preserve">جدول </w:t>
        </w:r>
        <w:r w:rsidR="0073286A" w:rsidRPr="0073286A">
          <w:rPr>
            <w:rFonts w:cs="B Nazanin"/>
            <w:noProof/>
            <w:sz w:val="22"/>
            <w:szCs w:val="22"/>
            <w:rtl/>
            <w:rPrChange w:id="849" w:author="R" w:date="2026-05-30T13:36:00Z">
              <w:rPr>
                <w:noProof/>
                <w:rtl/>
              </w:rPr>
            </w:rPrChange>
          </w:rPr>
          <w:t>4</w:t>
        </w:r>
        <w:r w:rsidR="0073286A">
          <w:rPr>
            <w:rFonts w:ascii="IRNazanin" w:hAnsi="IRNazanin" w:cs="B Nazanin"/>
            <w:rtl/>
            <w:lang w:bidi="fa-IR"/>
          </w:rPr>
          <w:fldChar w:fldCharType="end"/>
        </w:r>
        <w:r w:rsidR="0073286A">
          <w:rPr>
            <w:rFonts w:ascii="IRNazanin" w:hAnsi="IRNazanin" w:cs="B Nazanin" w:hint="cs"/>
            <w:rtl/>
            <w:lang w:bidi="fa-IR"/>
          </w:rPr>
          <w:t xml:space="preserve"> </w:t>
        </w:r>
      </w:ins>
      <w:ins w:id="850" w:author="R" w:date="2026-05-30T13:34:00Z">
        <w:r w:rsidR="0073286A" w:rsidRPr="0032771B">
          <w:rPr>
            <w:rFonts w:ascii="IRNazanin" w:hAnsi="IRNazanin" w:cs="B Nazanin"/>
            <w:rtl/>
            <w:lang w:bidi="fa-IR"/>
          </w:rPr>
          <w:t xml:space="preserve">به ما نشان داد که بیش از نیمی از داده‌های گمشده مربوط به فصل بهار هستند. یعنی زمانی که بخشی از کنتورها نصب نشده بودند و خاموش </w:t>
        </w:r>
        <w:r w:rsidR="0073286A" w:rsidRPr="0032771B">
          <w:rPr>
            <w:rFonts w:ascii="IRNazanin" w:hAnsi="IRNazanin" w:cs="B Nazanin"/>
            <w:rtl/>
            <w:lang w:bidi="fa-IR"/>
          </w:rPr>
          <w:lastRenderedPageBreak/>
          <w:t xml:space="preserve">بودند. و 11 درصد داده‌های مفقود مربوط به زمستان هستند، زمانی که جنگ رمضان شروع و شبکه‌های موبایل قطع شدند. البته به این معنا نیست این علت تمام عدم ارسال را توضیح دهد. بلکه به این معنی است که بخشی از عدم ارسال به این دو اتفاق وابسته‌اند. </w:t>
        </w:r>
      </w:ins>
    </w:p>
    <w:p w14:paraId="3408AD84" w14:textId="32953442" w:rsidR="001A421B" w:rsidRPr="0032771B" w:rsidRDefault="001A421B" w:rsidP="00254142">
      <w:pPr>
        <w:pStyle w:val="NormalWeb"/>
        <w:spacing w:before="0" w:beforeAutospacing="0" w:line="360" w:lineRule="auto"/>
        <w:contextualSpacing/>
        <w:rPr>
          <w:rFonts w:ascii="IRNazanin" w:hAnsi="IRNazanin" w:cs="B Nazanin"/>
          <w:rtl/>
          <w:lang w:bidi="fa-IR"/>
        </w:rPr>
      </w:pPr>
    </w:p>
    <w:p w14:paraId="1899BC8C" w14:textId="3FB59457" w:rsidR="00820812" w:rsidRPr="0032771B" w:rsidRDefault="00820812" w:rsidP="00462AF9">
      <w:pPr>
        <w:pStyle w:val="NormalWeb"/>
        <w:spacing w:before="0" w:beforeAutospacing="0"/>
        <w:rPr>
          <w:rFonts w:ascii="IRNazanin" w:hAnsi="IRNazanin" w:cs="B Nazanin"/>
          <w:rtl/>
          <w:lang w:bidi="fa-IR"/>
        </w:rPr>
      </w:pPr>
      <w:r w:rsidRPr="0032771B">
        <w:rPr>
          <w:rFonts w:ascii="IRNazanin" w:hAnsi="IRNazanin" w:cs="B Nazanin"/>
          <w:rtl/>
          <w:lang w:bidi="fa-IR"/>
        </w:rPr>
        <w:t xml:space="preserve"> </w:t>
      </w:r>
    </w:p>
    <w:p w14:paraId="0344F141" w14:textId="3A871D99" w:rsidR="001A421B" w:rsidRPr="00462AF9" w:rsidDel="0073286A" w:rsidRDefault="001A421B" w:rsidP="00462AF9">
      <w:pPr>
        <w:pStyle w:val="Caption"/>
        <w:keepNext/>
        <w:jc w:val="center"/>
        <w:rPr>
          <w:del w:id="851" w:author="R" w:date="2026-05-30T13:36:00Z"/>
          <w:rFonts w:ascii="IRNazanin" w:hAnsi="IRNazanin" w:cs="B Nazanin"/>
          <w:i w:val="0"/>
          <w:iCs w:val="0"/>
          <w:color w:val="auto"/>
          <w:sz w:val="22"/>
          <w:szCs w:val="22"/>
        </w:rPr>
      </w:pPr>
      <w:bookmarkStart w:id="852" w:name="_Toc230622346"/>
      <w:del w:id="853" w:author="R" w:date="2026-05-30T13:36:00Z">
        <w:r w:rsidRPr="00462AF9" w:rsidDel="0073286A">
          <w:rPr>
            <w:rFonts w:ascii="IRNazanin" w:hAnsi="IRNazanin" w:cs="B Nazanin"/>
            <w:i w:val="0"/>
            <w:iCs w:val="0"/>
            <w:color w:val="auto"/>
            <w:sz w:val="22"/>
            <w:szCs w:val="22"/>
            <w:rtl/>
          </w:rPr>
          <w:delText xml:space="preserve">جدول </w:delText>
        </w:r>
        <w:r w:rsidRPr="00462AF9" w:rsidDel="0073286A">
          <w:rPr>
            <w:rFonts w:ascii="IRNazanin" w:hAnsi="IRNazanin" w:cs="B Nazanin"/>
            <w:i w:val="0"/>
            <w:iCs w:val="0"/>
            <w:rtl/>
          </w:rPr>
          <w:fldChar w:fldCharType="begin"/>
        </w:r>
        <w:r w:rsidRPr="00462AF9" w:rsidDel="0073286A">
          <w:rPr>
            <w:rFonts w:ascii="IRNazanin" w:hAnsi="IRNazanin" w:cs="B Nazanin"/>
            <w:i w:val="0"/>
            <w:iCs w:val="0"/>
            <w:color w:val="auto"/>
            <w:sz w:val="22"/>
            <w:szCs w:val="22"/>
            <w:rtl/>
          </w:rPr>
          <w:delInstrText xml:space="preserve"> </w:delInstrText>
        </w:r>
        <w:r w:rsidRPr="00462AF9" w:rsidDel="0073286A">
          <w:rPr>
            <w:rFonts w:ascii="IRNazanin" w:hAnsi="IRNazanin" w:cs="B Nazanin"/>
            <w:i w:val="0"/>
            <w:iCs w:val="0"/>
            <w:color w:val="auto"/>
            <w:sz w:val="22"/>
            <w:szCs w:val="22"/>
          </w:rPr>
          <w:delInstrText>SEQ</w:delInstrText>
        </w:r>
        <w:r w:rsidRPr="00462AF9" w:rsidDel="0073286A">
          <w:rPr>
            <w:rFonts w:ascii="IRNazanin" w:hAnsi="IRNazanin" w:cs="B Nazanin"/>
            <w:i w:val="0"/>
            <w:iCs w:val="0"/>
            <w:color w:val="auto"/>
            <w:sz w:val="22"/>
            <w:szCs w:val="22"/>
            <w:rtl/>
          </w:rPr>
          <w:delInstrText xml:space="preserve"> جدول \* </w:delInstrText>
        </w:r>
        <w:r w:rsidRPr="00462AF9" w:rsidDel="0073286A">
          <w:rPr>
            <w:rFonts w:ascii="IRNazanin" w:hAnsi="IRNazanin" w:cs="B Nazanin"/>
            <w:i w:val="0"/>
            <w:iCs w:val="0"/>
            <w:color w:val="auto"/>
            <w:sz w:val="22"/>
            <w:szCs w:val="22"/>
          </w:rPr>
          <w:delInstrText>ARABIC</w:delInstrText>
        </w:r>
        <w:r w:rsidRPr="00462AF9" w:rsidDel="0073286A">
          <w:rPr>
            <w:rFonts w:ascii="IRNazanin" w:hAnsi="IRNazanin" w:cs="B Nazanin"/>
            <w:i w:val="0"/>
            <w:iCs w:val="0"/>
            <w:color w:val="auto"/>
            <w:sz w:val="22"/>
            <w:szCs w:val="22"/>
            <w:rtl/>
          </w:rPr>
          <w:delInstrText xml:space="preserve"> </w:delInstrText>
        </w:r>
        <w:r w:rsidRPr="00462AF9" w:rsidDel="0073286A">
          <w:rPr>
            <w:rFonts w:ascii="IRNazanin" w:hAnsi="IRNazanin" w:cs="B Nazanin"/>
            <w:i w:val="0"/>
            <w:iCs w:val="0"/>
            <w:rtl/>
          </w:rPr>
          <w:fldChar w:fldCharType="separate"/>
        </w:r>
      </w:del>
      <w:del w:id="854" w:author="R" w:date="2026-05-30T10:10:00Z">
        <w:r w:rsidR="00741D6D" w:rsidRPr="00462AF9" w:rsidDel="008130CA">
          <w:rPr>
            <w:rFonts w:ascii="IRNazanin" w:hAnsi="IRNazanin" w:cs="B Nazanin"/>
            <w:i w:val="0"/>
            <w:iCs w:val="0"/>
            <w:noProof/>
            <w:color w:val="auto"/>
            <w:sz w:val="22"/>
            <w:szCs w:val="22"/>
            <w:rtl/>
          </w:rPr>
          <w:delText>4</w:delText>
        </w:r>
      </w:del>
      <w:del w:id="855" w:author="R" w:date="2026-05-30T13:36:00Z">
        <w:r w:rsidRPr="00462AF9" w:rsidDel="0073286A">
          <w:rPr>
            <w:rFonts w:ascii="IRNazanin" w:hAnsi="IRNazanin" w:cs="B Nazanin"/>
            <w:i w:val="0"/>
            <w:iCs w:val="0"/>
            <w:rtl/>
          </w:rPr>
          <w:fldChar w:fldCharType="end"/>
        </w:r>
        <w:r w:rsidRPr="00462AF9" w:rsidDel="0073286A">
          <w:rPr>
            <w:rFonts w:ascii="IRNazanin" w:hAnsi="IRNazanin" w:cs="B Nazanin"/>
            <w:i w:val="0"/>
            <w:iCs w:val="0"/>
            <w:noProof/>
            <w:color w:val="auto"/>
            <w:sz w:val="22"/>
            <w:szCs w:val="22"/>
            <w:rtl/>
            <w:lang w:bidi="fa-IR"/>
          </w:rPr>
          <w:delText xml:space="preserve"> : بررسی تعداد داده‌های گمشده بصورت فصلی</w:delText>
        </w:r>
        <w:bookmarkEnd w:id="852"/>
      </w:del>
    </w:p>
    <w:p w14:paraId="02D8E083" w14:textId="05827FFA" w:rsidR="009065AE" w:rsidRPr="009065AE" w:rsidRDefault="009065AE">
      <w:pPr>
        <w:pStyle w:val="Caption"/>
        <w:keepNext/>
        <w:jc w:val="center"/>
        <w:rPr>
          <w:ins w:id="856" w:author="R" w:date="2026-05-30T15:21:00Z"/>
          <w:rFonts w:cs="B Nazanin"/>
          <w:rPrChange w:id="857" w:author="R" w:date="2026-05-30T15:21:00Z">
            <w:rPr>
              <w:ins w:id="858" w:author="R" w:date="2026-05-30T15:21:00Z"/>
            </w:rPr>
          </w:rPrChange>
        </w:rPr>
        <w:pPrChange w:id="859" w:author="R" w:date="2026-05-30T15:21:00Z">
          <w:pPr/>
        </w:pPrChange>
      </w:pPr>
      <w:bookmarkStart w:id="860" w:name="_Toc231047951"/>
      <w:ins w:id="861" w:author="R" w:date="2026-05-30T15:21:00Z">
        <w:r w:rsidRPr="009065AE">
          <w:rPr>
            <w:rFonts w:cs="B Nazanin" w:hint="eastAsia"/>
            <w:i w:val="0"/>
            <w:iCs w:val="0"/>
            <w:color w:val="auto"/>
            <w:sz w:val="22"/>
            <w:szCs w:val="22"/>
            <w:rtl/>
            <w:rPrChange w:id="862" w:author="R" w:date="2026-05-30T15:21:00Z">
              <w:rPr>
                <w:rFonts w:hint="eastAsia"/>
                <w:rtl/>
              </w:rPr>
            </w:rPrChange>
          </w:rPr>
          <w:t>جدول</w:t>
        </w:r>
        <w:r w:rsidRPr="009065AE">
          <w:rPr>
            <w:rFonts w:cs="B Nazanin"/>
            <w:i w:val="0"/>
            <w:iCs w:val="0"/>
            <w:color w:val="auto"/>
            <w:sz w:val="22"/>
            <w:szCs w:val="22"/>
            <w:rtl/>
            <w:rPrChange w:id="863" w:author="R" w:date="2026-05-30T15:21:00Z">
              <w:rPr>
                <w:rtl/>
              </w:rPr>
            </w:rPrChange>
          </w:rPr>
          <w:t xml:space="preserve"> </w:t>
        </w:r>
        <w:r w:rsidRPr="009065AE">
          <w:rPr>
            <w:rFonts w:cs="B Nazanin"/>
            <w:i w:val="0"/>
            <w:iCs w:val="0"/>
            <w:color w:val="auto"/>
            <w:sz w:val="22"/>
            <w:szCs w:val="22"/>
            <w:rtl/>
            <w:rPrChange w:id="864" w:author="R" w:date="2026-05-30T15:21:00Z">
              <w:rPr>
                <w:rtl/>
              </w:rPr>
            </w:rPrChange>
          </w:rPr>
          <w:fldChar w:fldCharType="begin"/>
        </w:r>
        <w:r w:rsidRPr="009065AE">
          <w:rPr>
            <w:rFonts w:cs="B Nazanin"/>
            <w:i w:val="0"/>
            <w:iCs w:val="0"/>
            <w:color w:val="auto"/>
            <w:sz w:val="22"/>
            <w:szCs w:val="22"/>
            <w:rtl/>
            <w:rPrChange w:id="865" w:author="R" w:date="2026-05-30T15:21:00Z">
              <w:rPr>
                <w:rtl/>
              </w:rPr>
            </w:rPrChange>
          </w:rPr>
          <w:instrText xml:space="preserve"> </w:instrText>
        </w:r>
        <w:r w:rsidRPr="009065AE">
          <w:rPr>
            <w:rFonts w:cs="B Nazanin"/>
            <w:i w:val="0"/>
            <w:iCs w:val="0"/>
            <w:color w:val="auto"/>
            <w:sz w:val="22"/>
            <w:szCs w:val="22"/>
            <w:rPrChange w:id="866" w:author="R" w:date="2026-05-30T15:21:00Z">
              <w:rPr/>
            </w:rPrChange>
          </w:rPr>
          <w:instrText>SEQ</w:instrText>
        </w:r>
        <w:r w:rsidRPr="009065AE">
          <w:rPr>
            <w:rFonts w:cs="B Nazanin"/>
            <w:i w:val="0"/>
            <w:iCs w:val="0"/>
            <w:color w:val="auto"/>
            <w:sz w:val="22"/>
            <w:szCs w:val="22"/>
            <w:rtl/>
            <w:rPrChange w:id="867" w:author="R" w:date="2026-05-30T15:21:00Z">
              <w:rPr>
                <w:rtl/>
              </w:rPr>
            </w:rPrChange>
          </w:rPr>
          <w:instrText xml:space="preserve"> جدول \* </w:instrText>
        </w:r>
        <w:r w:rsidRPr="009065AE">
          <w:rPr>
            <w:rFonts w:cs="B Nazanin"/>
            <w:i w:val="0"/>
            <w:iCs w:val="0"/>
            <w:color w:val="auto"/>
            <w:sz w:val="22"/>
            <w:szCs w:val="22"/>
            <w:rPrChange w:id="868" w:author="R" w:date="2026-05-30T15:21:00Z">
              <w:rPr/>
            </w:rPrChange>
          </w:rPr>
          <w:instrText>ARABIC</w:instrText>
        </w:r>
        <w:r w:rsidRPr="009065AE">
          <w:rPr>
            <w:rFonts w:cs="B Nazanin"/>
            <w:i w:val="0"/>
            <w:iCs w:val="0"/>
            <w:color w:val="auto"/>
            <w:sz w:val="22"/>
            <w:szCs w:val="22"/>
            <w:rtl/>
            <w:rPrChange w:id="869" w:author="R" w:date="2026-05-30T15:21:00Z">
              <w:rPr>
                <w:rtl/>
              </w:rPr>
            </w:rPrChange>
          </w:rPr>
          <w:instrText xml:space="preserve"> </w:instrText>
        </w:r>
      </w:ins>
      <w:r w:rsidRPr="009065AE">
        <w:rPr>
          <w:rFonts w:cs="B Nazanin"/>
          <w:i w:val="0"/>
          <w:iCs w:val="0"/>
          <w:color w:val="auto"/>
          <w:sz w:val="22"/>
          <w:szCs w:val="22"/>
          <w:rtl/>
          <w:rPrChange w:id="870" w:author="R" w:date="2026-05-30T15:21:00Z">
            <w:rPr>
              <w:rtl/>
            </w:rPr>
          </w:rPrChange>
        </w:rPr>
        <w:fldChar w:fldCharType="separate"/>
      </w:r>
      <w:ins w:id="871" w:author="R" w:date="2026-05-30T15:21:00Z">
        <w:r w:rsidRPr="009065AE">
          <w:rPr>
            <w:rFonts w:cs="B Nazanin"/>
            <w:i w:val="0"/>
            <w:iCs w:val="0"/>
            <w:noProof/>
            <w:color w:val="auto"/>
            <w:sz w:val="22"/>
            <w:szCs w:val="22"/>
            <w:rtl/>
            <w:rPrChange w:id="872" w:author="R" w:date="2026-05-30T15:21:00Z">
              <w:rPr>
                <w:noProof/>
                <w:rtl/>
              </w:rPr>
            </w:rPrChange>
          </w:rPr>
          <w:t>3</w:t>
        </w:r>
        <w:r w:rsidRPr="009065AE">
          <w:rPr>
            <w:rFonts w:cs="B Nazanin"/>
            <w:i w:val="0"/>
            <w:iCs w:val="0"/>
            <w:color w:val="auto"/>
            <w:sz w:val="22"/>
            <w:szCs w:val="22"/>
            <w:rtl/>
            <w:rPrChange w:id="873" w:author="R" w:date="2026-05-30T15:21:00Z">
              <w:rPr>
                <w:rtl/>
              </w:rPr>
            </w:rPrChange>
          </w:rPr>
          <w:fldChar w:fldCharType="end"/>
        </w:r>
        <w:r w:rsidRPr="009065AE">
          <w:rPr>
            <w:rFonts w:cs="B Nazanin"/>
            <w:i w:val="0"/>
            <w:iCs w:val="0"/>
            <w:color w:val="auto"/>
            <w:sz w:val="22"/>
            <w:szCs w:val="22"/>
            <w:rtl/>
            <w:lang w:bidi="fa-IR"/>
            <w:rPrChange w:id="874" w:author="R" w:date="2026-05-30T15:21:00Z">
              <w:rPr>
                <w:rtl/>
                <w:lang w:bidi="fa-IR"/>
              </w:rPr>
            </w:rPrChange>
          </w:rPr>
          <w:t xml:space="preserve"> : تعداد </w:t>
        </w:r>
        <w:r w:rsidRPr="009065AE">
          <w:rPr>
            <w:rFonts w:cs="B Nazanin" w:hint="eastAsia"/>
            <w:i w:val="0"/>
            <w:iCs w:val="0"/>
            <w:noProof/>
            <w:color w:val="auto"/>
            <w:sz w:val="22"/>
            <w:szCs w:val="22"/>
            <w:rtl/>
            <w:lang w:bidi="fa-IR"/>
            <w:rPrChange w:id="875" w:author="R" w:date="2026-05-30T15:21:00Z">
              <w:rPr>
                <w:rFonts w:hint="eastAsia"/>
                <w:noProof/>
                <w:rtl/>
                <w:lang w:bidi="fa-IR"/>
              </w:rPr>
            </w:rPrChange>
          </w:rPr>
          <w:t>داده‌ها</w:t>
        </w:r>
        <w:r w:rsidRPr="009065AE">
          <w:rPr>
            <w:rFonts w:cs="B Nazanin" w:hint="cs"/>
            <w:i w:val="0"/>
            <w:iCs w:val="0"/>
            <w:noProof/>
            <w:color w:val="auto"/>
            <w:sz w:val="22"/>
            <w:szCs w:val="22"/>
            <w:rtl/>
            <w:lang w:bidi="fa-IR"/>
            <w:rPrChange w:id="876" w:author="R" w:date="2026-05-30T15:21:00Z">
              <w:rPr>
                <w:rFonts w:hint="cs"/>
                <w:noProof/>
                <w:rtl/>
                <w:lang w:bidi="fa-IR"/>
              </w:rPr>
            </w:rPrChange>
          </w:rPr>
          <w:t>ی</w:t>
        </w:r>
        <w:r w:rsidRPr="009065AE">
          <w:rPr>
            <w:rFonts w:cs="B Nazanin"/>
            <w:i w:val="0"/>
            <w:iCs w:val="0"/>
            <w:noProof/>
            <w:color w:val="auto"/>
            <w:sz w:val="22"/>
            <w:szCs w:val="22"/>
            <w:rtl/>
            <w:lang w:bidi="fa-IR"/>
            <w:rPrChange w:id="877" w:author="R" w:date="2026-05-30T15:21:00Z">
              <w:rPr>
                <w:noProof/>
                <w:rtl/>
                <w:lang w:bidi="fa-IR"/>
              </w:rPr>
            </w:rPrChange>
          </w:rPr>
          <w:t xml:space="preserve"> </w:t>
        </w:r>
        <w:r w:rsidRPr="009065AE">
          <w:rPr>
            <w:rFonts w:cs="B Nazanin" w:hint="eastAsia"/>
            <w:i w:val="0"/>
            <w:iCs w:val="0"/>
            <w:noProof/>
            <w:color w:val="auto"/>
            <w:sz w:val="22"/>
            <w:szCs w:val="22"/>
            <w:rtl/>
            <w:lang w:bidi="fa-IR"/>
            <w:rPrChange w:id="878" w:author="R" w:date="2026-05-30T15:21:00Z">
              <w:rPr>
                <w:rFonts w:hint="eastAsia"/>
                <w:noProof/>
                <w:rtl/>
                <w:lang w:bidi="fa-IR"/>
              </w:rPr>
            </w:rPrChange>
          </w:rPr>
          <w:t>گمشده</w:t>
        </w:r>
        <w:r w:rsidRPr="009065AE">
          <w:rPr>
            <w:rFonts w:cs="B Nazanin"/>
            <w:i w:val="0"/>
            <w:iCs w:val="0"/>
            <w:noProof/>
            <w:color w:val="auto"/>
            <w:sz w:val="22"/>
            <w:szCs w:val="22"/>
            <w:rtl/>
            <w:lang w:bidi="fa-IR"/>
            <w:rPrChange w:id="879" w:author="R" w:date="2026-05-30T15:21:00Z">
              <w:rPr>
                <w:noProof/>
                <w:rtl/>
                <w:lang w:bidi="fa-IR"/>
              </w:rPr>
            </w:rPrChange>
          </w:rPr>
          <w:t xml:space="preserve"> </w:t>
        </w:r>
        <w:r w:rsidRPr="009065AE">
          <w:rPr>
            <w:rFonts w:cs="B Nazanin" w:hint="eastAsia"/>
            <w:i w:val="0"/>
            <w:iCs w:val="0"/>
            <w:noProof/>
            <w:color w:val="auto"/>
            <w:sz w:val="22"/>
            <w:szCs w:val="22"/>
            <w:rtl/>
            <w:lang w:bidi="fa-IR"/>
            <w:rPrChange w:id="880" w:author="R" w:date="2026-05-30T15:21:00Z">
              <w:rPr>
                <w:rFonts w:hint="eastAsia"/>
                <w:noProof/>
                <w:rtl/>
                <w:lang w:bidi="fa-IR"/>
              </w:rPr>
            </w:rPrChange>
          </w:rPr>
          <w:t>در</w:t>
        </w:r>
        <w:r w:rsidRPr="009065AE">
          <w:rPr>
            <w:rFonts w:cs="B Nazanin"/>
            <w:i w:val="0"/>
            <w:iCs w:val="0"/>
            <w:noProof/>
            <w:color w:val="auto"/>
            <w:sz w:val="22"/>
            <w:szCs w:val="22"/>
            <w:rtl/>
            <w:lang w:bidi="fa-IR"/>
            <w:rPrChange w:id="881" w:author="R" w:date="2026-05-30T15:21:00Z">
              <w:rPr>
                <w:noProof/>
                <w:rtl/>
                <w:lang w:bidi="fa-IR"/>
              </w:rPr>
            </w:rPrChange>
          </w:rPr>
          <w:t xml:space="preserve"> </w:t>
        </w:r>
        <w:r w:rsidRPr="009065AE">
          <w:rPr>
            <w:rFonts w:cs="B Nazanin" w:hint="eastAsia"/>
            <w:i w:val="0"/>
            <w:iCs w:val="0"/>
            <w:noProof/>
            <w:color w:val="auto"/>
            <w:sz w:val="22"/>
            <w:szCs w:val="22"/>
            <w:rtl/>
            <w:lang w:bidi="fa-IR"/>
            <w:rPrChange w:id="882" w:author="R" w:date="2026-05-30T15:21:00Z">
              <w:rPr>
                <w:rFonts w:hint="eastAsia"/>
                <w:noProof/>
                <w:rtl/>
                <w:lang w:bidi="fa-IR"/>
              </w:rPr>
            </w:rPrChange>
          </w:rPr>
          <w:t>هر</w:t>
        </w:r>
        <w:r w:rsidRPr="009065AE">
          <w:rPr>
            <w:rFonts w:cs="B Nazanin"/>
            <w:i w:val="0"/>
            <w:iCs w:val="0"/>
            <w:noProof/>
            <w:color w:val="auto"/>
            <w:sz w:val="22"/>
            <w:szCs w:val="22"/>
            <w:rtl/>
            <w:lang w:bidi="fa-IR"/>
            <w:rPrChange w:id="883" w:author="R" w:date="2026-05-30T15:21:00Z">
              <w:rPr>
                <w:noProof/>
                <w:rtl/>
                <w:lang w:bidi="fa-IR"/>
              </w:rPr>
            </w:rPrChange>
          </w:rPr>
          <w:t xml:space="preserve"> </w:t>
        </w:r>
        <w:r w:rsidRPr="009065AE">
          <w:rPr>
            <w:rFonts w:cs="B Nazanin" w:hint="eastAsia"/>
            <w:i w:val="0"/>
            <w:iCs w:val="0"/>
            <w:noProof/>
            <w:color w:val="auto"/>
            <w:sz w:val="22"/>
            <w:szCs w:val="22"/>
            <w:rtl/>
            <w:lang w:bidi="fa-IR"/>
            <w:rPrChange w:id="884" w:author="R" w:date="2026-05-30T15:21:00Z">
              <w:rPr>
                <w:rFonts w:hint="eastAsia"/>
                <w:noProof/>
                <w:rtl/>
                <w:lang w:bidi="fa-IR"/>
              </w:rPr>
            </w:rPrChange>
          </w:rPr>
          <w:t>فصل</w:t>
        </w:r>
        <w:bookmarkEnd w:id="860"/>
      </w:ins>
    </w:p>
    <w:tbl>
      <w:tblPr>
        <w:tblStyle w:val="PlainTable2"/>
        <w:bidiVisual/>
        <w:tblW w:w="0" w:type="auto"/>
        <w:jc w:val="center"/>
        <w:tblLook w:val="04A0" w:firstRow="1" w:lastRow="0" w:firstColumn="1" w:lastColumn="0" w:noHBand="0" w:noVBand="1"/>
        <w:tblPrChange w:id="885" w:author="R" w:date="2026-05-30T13:36:00Z">
          <w:tblPr>
            <w:tblStyle w:val="PlainTable2"/>
            <w:bidiVisual/>
            <w:tblW w:w="0" w:type="auto"/>
            <w:jc w:val="center"/>
            <w:tblLook w:val="04A0" w:firstRow="1" w:lastRow="0" w:firstColumn="1" w:lastColumn="0" w:noHBand="0" w:noVBand="1"/>
          </w:tblPr>
        </w:tblPrChange>
      </w:tblPr>
      <w:tblGrid>
        <w:gridCol w:w="1604"/>
        <w:gridCol w:w="1671"/>
        <w:gridCol w:w="1390"/>
        <w:tblGridChange w:id="886">
          <w:tblGrid>
            <w:gridCol w:w="1485"/>
            <w:gridCol w:w="1671"/>
            <w:gridCol w:w="1486"/>
          </w:tblGrid>
        </w:tblGridChange>
      </w:tblGrid>
      <w:tr w:rsidR="0073286A" w:rsidRPr="0073286A" w14:paraId="12C18762" w14:textId="77777777" w:rsidTr="0073286A">
        <w:trPr>
          <w:cnfStyle w:val="100000000000" w:firstRow="1" w:lastRow="0" w:firstColumn="0" w:lastColumn="0" w:oddVBand="0" w:evenVBand="0" w:oddHBand="0" w:evenHBand="0" w:firstRowFirstColumn="0" w:firstRowLastColumn="0" w:lastRowFirstColumn="0" w:lastRowLastColumn="0"/>
          <w:trHeight w:val="290"/>
          <w:jc w:val="center"/>
          <w:trPrChange w:id="887" w:author="R" w:date="2026-05-30T13:36:00Z">
            <w:trPr>
              <w:trHeight w:val="290"/>
              <w:jc w:val="center"/>
            </w:trPr>
          </w:trPrChange>
        </w:trPr>
        <w:tc>
          <w:tcPr>
            <w:cnfStyle w:val="001000000000" w:firstRow="0" w:lastRow="0" w:firstColumn="1" w:lastColumn="0" w:oddVBand="0" w:evenVBand="0" w:oddHBand="0" w:evenHBand="0" w:firstRowFirstColumn="0" w:firstRowLastColumn="0" w:lastRowFirstColumn="0" w:lastRowLastColumn="0"/>
            <w:tcW w:w="0" w:type="dxa"/>
            <w:tcPrChange w:id="888" w:author="R" w:date="2026-05-30T13:36:00Z">
              <w:tcPr>
                <w:tcW w:w="1485" w:type="dxa"/>
              </w:tcPr>
            </w:tcPrChange>
          </w:tcPr>
          <w:p w14:paraId="266A10ED" w14:textId="7C3779EE" w:rsidR="0073286A" w:rsidRPr="0073286A" w:rsidRDefault="0073286A" w:rsidP="0073286A">
            <w:pPr>
              <w:pStyle w:val="NormalWeb"/>
              <w:spacing w:before="0" w:beforeAutospacing="0"/>
              <w:jc w:val="center"/>
              <w:cnfStyle w:val="101000000000" w:firstRow="1" w:lastRow="0" w:firstColumn="1" w:lastColumn="0" w:oddVBand="0" w:evenVBand="0" w:oddHBand="0" w:evenHBand="0" w:firstRowFirstColumn="0" w:firstRowLastColumn="0" w:lastRowFirstColumn="0" w:lastRowLastColumn="0"/>
              <w:rPr>
                <w:rFonts w:ascii="IRNazanin" w:hAnsi="IRNazanin" w:cs="B Nazanin"/>
                <w:b w:val="0"/>
                <w:bCs w:val="0"/>
                <w:sz w:val="22"/>
                <w:szCs w:val="22"/>
                <w:rtl/>
                <w:lang w:bidi="fa-IR"/>
                <w:rPrChange w:id="889" w:author="R" w:date="2026-05-30T13:34:00Z">
                  <w:rPr>
                    <w:rFonts w:ascii="IRNazanin" w:hAnsi="IRNazanin" w:cs="B Nazanin"/>
                    <w:rtl/>
                    <w:lang w:bidi="fa-IR"/>
                  </w:rPr>
                </w:rPrChange>
              </w:rPr>
            </w:pPr>
            <w:ins w:id="890" w:author="R" w:date="2026-05-30T13:34:00Z">
              <w:r w:rsidRPr="0073286A">
                <w:rPr>
                  <w:rFonts w:cs="B Nazanin"/>
                  <w:sz w:val="22"/>
                  <w:szCs w:val="22"/>
                  <w:rtl/>
                  <w:rPrChange w:id="891" w:author="R" w:date="2026-05-30T13:34:00Z">
                    <w:rPr>
                      <w:rtl/>
                    </w:rPr>
                  </w:rPrChange>
                </w:rPr>
                <w:t>فصل</w:t>
              </w:r>
            </w:ins>
            <w:del w:id="892" w:author="R" w:date="2026-05-30T13:34:00Z">
              <w:r w:rsidRPr="0073286A" w:rsidDel="005B3417">
                <w:rPr>
                  <w:rFonts w:ascii="IRNazanin" w:hAnsi="IRNazanin" w:cs="B Nazanin"/>
                  <w:color w:val="000000"/>
                  <w:sz w:val="22"/>
                  <w:szCs w:val="22"/>
                  <w:rtl/>
                </w:rPr>
                <w:delText>فصل</w:delText>
              </w:r>
            </w:del>
          </w:p>
        </w:tc>
        <w:tc>
          <w:tcPr>
            <w:tcW w:w="1671" w:type="dxa"/>
            <w:tcPrChange w:id="893" w:author="R" w:date="2026-05-30T13:36:00Z">
              <w:tcPr>
                <w:tcW w:w="1486" w:type="dxa"/>
              </w:tcPr>
            </w:tcPrChange>
          </w:tcPr>
          <w:p w14:paraId="4E181E20" w14:textId="78C20531" w:rsidR="0073286A" w:rsidRPr="0073286A" w:rsidRDefault="0073286A" w:rsidP="0073286A">
            <w:pPr>
              <w:pStyle w:val="NormalWeb"/>
              <w:spacing w:before="0" w:beforeAutospacing="0"/>
              <w:jc w:val="center"/>
              <w:cnfStyle w:val="100000000000" w:firstRow="1" w:lastRow="0" w:firstColumn="0" w:lastColumn="0" w:oddVBand="0" w:evenVBand="0" w:oddHBand="0" w:evenHBand="0" w:firstRowFirstColumn="0" w:firstRowLastColumn="0" w:lastRowFirstColumn="0" w:lastRowLastColumn="0"/>
              <w:rPr>
                <w:rFonts w:ascii="IRNazanin" w:hAnsi="IRNazanin" w:cs="B Nazanin"/>
                <w:b w:val="0"/>
                <w:bCs w:val="0"/>
                <w:sz w:val="22"/>
                <w:szCs w:val="22"/>
                <w:rtl/>
                <w:lang w:bidi="fa-IR"/>
                <w:rPrChange w:id="894" w:author="R" w:date="2026-05-30T13:34:00Z">
                  <w:rPr>
                    <w:rFonts w:ascii="IRNazanin" w:hAnsi="IRNazanin" w:cs="B Nazanin"/>
                    <w:rtl/>
                    <w:lang w:bidi="fa-IR"/>
                  </w:rPr>
                </w:rPrChange>
              </w:rPr>
            </w:pPr>
            <w:ins w:id="895" w:author="R" w:date="2026-05-30T13:34:00Z">
              <w:r w:rsidRPr="0073286A">
                <w:rPr>
                  <w:rFonts w:cs="B Nazanin"/>
                  <w:sz w:val="22"/>
                  <w:szCs w:val="22"/>
                  <w:rtl/>
                  <w:rPrChange w:id="896" w:author="R" w:date="2026-05-30T13:34:00Z">
                    <w:rPr>
                      <w:rtl/>
                    </w:rPr>
                  </w:rPrChange>
                </w:rPr>
                <w:t>تعداد</w:t>
              </w:r>
            </w:ins>
            <w:del w:id="897" w:author="R" w:date="2026-05-30T13:34:00Z">
              <w:r w:rsidRPr="0073286A" w:rsidDel="005B3417">
                <w:rPr>
                  <w:rFonts w:ascii="IRNazanin" w:hAnsi="IRNazanin" w:cs="B Nazanin"/>
                  <w:color w:val="000000"/>
                  <w:sz w:val="22"/>
                  <w:szCs w:val="22"/>
                  <w:rtl/>
                </w:rPr>
                <w:delText>تعداد</w:delText>
              </w:r>
            </w:del>
          </w:p>
        </w:tc>
        <w:tc>
          <w:tcPr>
            <w:tcW w:w="0" w:type="dxa"/>
            <w:tcPrChange w:id="898" w:author="R" w:date="2026-05-30T13:36:00Z">
              <w:tcPr>
                <w:tcW w:w="1486" w:type="dxa"/>
              </w:tcPr>
            </w:tcPrChange>
          </w:tcPr>
          <w:p w14:paraId="0E489D27" w14:textId="3C4C025B" w:rsidR="0073286A" w:rsidRPr="0073286A" w:rsidRDefault="0073286A" w:rsidP="0073286A">
            <w:pPr>
              <w:pStyle w:val="NormalWeb"/>
              <w:spacing w:before="0" w:beforeAutospacing="0"/>
              <w:jc w:val="center"/>
              <w:cnfStyle w:val="100000000000" w:firstRow="1" w:lastRow="0" w:firstColumn="0" w:lastColumn="0" w:oddVBand="0" w:evenVBand="0" w:oddHBand="0" w:evenHBand="0" w:firstRowFirstColumn="0" w:firstRowLastColumn="0" w:lastRowFirstColumn="0" w:lastRowLastColumn="0"/>
              <w:rPr>
                <w:rFonts w:ascii="IRNazanin" w:hAnsi="IRNazanin" w:cs="B Nazanin"/>
                <w:b w:val="0"/>
                <w:bCs w:val="0"/>
                <w:sz w:val="22"/>
                <w:szCs w:val="22"/>
                <w:rtl/>
                <w:lang w:bidi="fa-IR"/>
                <w:rPrChange w:id="899" w:author="R" w:date="2026-05-30T13:34:00Z">
                  <w:rPr>
                    <w:rFonts w:ascii="IRNazanin" w:hAnsi="IRNazanin" w:cs="B Nazanin"/>
                    <w:rtl/>
                    <w:lang w:bidi="fa-IR"/>
                  </w:rPr>
                </w:rPrChange>
              </w:rPr>
            </w:pPr>
            <w:ins w:id="900" w:author="R" w:date="2026-05-30T13:34:00Z">
              <w:r w:rsidRPr="0073286A">
                <w:rPr>
                  <w:rFonts w:cs="B Nazanin"/>
                  <w:sz w:val="22"/>
                  <w:szCs w:val="22"/>
                  <w:rtl/>
                  <w:rPrChange w:id="901" w:author="R" w:date="2026-05-30T13:34:00Z">
                    <w:rPr>
                      <w:rtl/>
                    </w:rPr>
                  </w:rPrChange>
                </w:rPr>
                <w:t>درصد</w:t>
              </w:r>
            </w:ins>
            <w:del w:id="902" w:author="R" w:date="2026-05-30T13:34:00Z">
              <w:r w:rsidRPr="0073286A" w:rsidDel="005B3417">
                <w:rPr>
                  <w:rFonts w:ascii="IRNazanin" w:hAnsi="IRNazanin" w:cs="B Nazanin"/>
                  <w:color w:val="000000"/>
                  <w:sz w:val="22"/>
                  <w:szCs w:val="22"/>
                  <w:rtl/>
                </w:rPr>
                <w:delText>درصد</w:delText>
              </w:r>
            </w:del>
          </w:p>
        </w:tc>
      </w:tr>
      <w:tr w:rsidR="0073286A" w:rsidRPr="0073286A" w14:paraId="1D182418" w14:textId="77777777" w:rsidTr="0073286A">
        <w:trPr>
          <w:cnfStyle w:val="000000100000" w:firstRow="0" w:lastRow="0" w:firstColumn="0" w:lastColumn="0" w:oddVBand="0" w:evenVBand="0" w:oddHBand="1" w:evenHBand="0" w:firstRowFirstColumn="0" w:firstRowLastColumn="0" w:lastRowFirstColumn="0" w:lastRowLastColumn="0"/>
          <w:trHeight w:val="274"/>
          <w:jc w:val="center"/>
          <w:trPrChange w:id="903" w:author="R" w:date="2026-05-30T13:36:00Z">
            <w:trPr>
              <w:trHeight w:val="274"/>
              <w:jc w:val="center"/>
            </w:trPr>
          </w:trPrChange>
        </w:trPr>
        <w:tc>
          <w:tcPr>
            <w:cnfStyle w:val="001000000000" w:firstRow="0" w:lastRow="0" w:firstColumn="1" w:lastColumn="0" w:oddVBand="0" w:evenVBand="0" w:oddHBand="0" w:evenHBand="0" w:firstRowFirstColumn="0" w:firstRowLastColumn="0" w:lastRowFirstColumn="0" w:lastRowLastColumn="0"/>
            <w:tcW w:w="0" w:type="dxa"/>
            <w:tcPrChange w:id="904" w:author="R" w:date="2026-05-30T13:36:00Z">
              <w:tcPr>
                <w:tcW w:w="1485" w:type="dxa"/>
              </w:tcPr>
            </w:tcPrChange>
          </w:tcPr>
          <w:p w14:paraId="25738682" w14:textId="55FC001D" w:rsidR="0073286A" w:rsidRPr="0073286A" w:rsidRDefault="0073286A" w:rsidP="0073286A">
            <w:pPr>
              <w:pStyle w:val="NormalWeb"/>
              <w:spacing w:before="0" w:beforeAutospacing="0"/>
              <w:jc w:val="center"/>
              <w:cnfStyle w:val="001000100000" w:firstRow="0" w:lastRow="0" w:firstColumn="1" w:lastColumn="0" w:oddVBand="0" w:evenVBand="0" w:oddHBand="1" w:evenHBand="0" w:firstRowFirstColumn="0" w:firstRowLastColumn="0" w:lastRowFirstColumn="0" w:lastRowLastColumn="0"/>
              <w:rPr>
                <w:rFonts w:ascii="IRNazanin" w:hAnsi="IRNazanin" w:cs="B Nazanin"/>
                <w:b w:val="0"/>
                <w:bCs w:val="0"/>
                <w:sz w:val="22"/>
                <w:szCs w:val="22"/>
                <w:rtl/>
                <w:lang w:bidi="fa-IR"/>
                <w:rPrChange w:id="905" w:author="R" w:date="2026-05-30T13:34:00Z">
                  <w:rPr>
                    <w:rFonts w:ascii="IRNazanin" w:hAnsi="IRNazanin" w:cs="B Nazanin"/>
                    <w:rtl/>
                    <w:lang w:bidi="fa-IR"/>
                  </w:rPr>
                </w:rPrChange>
              </w:rPr>
            </w:pPr>
            <w:ins w:id="906" w:author="R" w:date="2026-05-30T13:34:00Z">
              <w:r w:rsidRPr="0073286A">
                <w:rPr>
                  <w:rFonts w:cs="B Nazanin"/>
                  <w:sz w:val="22"/>
                  <w:szCs w:val="22"/>
                  <w:rtl/>
                  <w:rPrChange w:id="907" w:author="R" w:date="2026-05-30T13:34:00Z">
                    <w:rPr>
                      <w:rtl/>
                    </w:rPr>
                  </w:rPrChange>
                </w:rPr>
                <w:t>بهار</w:t>
              </w:r>
            </w:ins>
            <w:del w:id="908" w:author="R" w:date="2026-05-30T13:34:00Z">
              <w:r w:rsidRPr="0073286A" w:rsidDel="005B3417">
                <w:rPr>
                  <w:rFonts w:ascii="IRNazanin" w:hAnsi="IRNazanin" w:cs="B Nazanin"/>
                  <w:color w:val="000000"/>
                  <w:sz w:val="22"/>
                  <w:szCs w:val="22"/>
                  <w:rtl/>
                </w:rPr>
                <w:delText>بهار</w:delText>
              </w:r>
            </w:del>
          </w:p>
        </w:tc>
        <w:tc>
          <w:tcPr>
            <w:tcW w:w="1671" w:type="dxa"/>
            <w:tcPrChange w:id="909" w:author="R" w:date="2026-05-30T13:36:00Z">
              <w:tcPr>
                <w:tcW w:w="1486" w:type="dxa"/>
              </w:tcPr>
            </w:tcPrChange>
          </w:tcPr>
          <w:p w14:paraId="5BFBDCC7" w14:textId="0D18393F" w:rsidR="0073286A" w:rsidRPr="0073286A" w:rsidRDefault="0073286A" w:rsidP="0073286A">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IRNazanin" w:hAnsi="IRNazanin" w:cs="B Nazanin"/>
                <w:sz w:val="22"/>
                <w:szCs w:val="22"/>
                <w:rtl/>
                <w:lang w:bidi="fa-IR"/>
                <w:rPrChange w:id="910" w:author="R" w:date="2026-05-30T13:34:00Z">
                  <w:rPr>
                    <w:rFonts w:ascii="IRNazanin" w:hAnsi="IRNazanin" w:cs="B Nazanin"/>
                    <w:rtl/>
                    <w:lang w:bidi="fa-IR"/>
                  </w:rPr>
                </w:rPrChange>
              </w:rPr>
            </w:pPr>
            <w:ins w:id="911" w:author="R" w:date="2026-05-30T13:34:00Z">
              <w:r w:rsidRPr="0073286A">
                <w:rPr>
                  <w:rFonts w:cs="B Nazanin"/>
                  <w:sz w:val="22"/>
                  <w:szCs w:val="22"/>
                  <w:rtl/>
                  <w:lang w:bidi="fa-IR"/>
                  <w:rPrChange w:id="912" w:author="R" w:date="2026-05-30T13:34:00Z">
                    <w:rPr>
                      <w:rtl/>
                      <w:lang w:bidi="fa-IR"/>
                    </w:rPr>
                  </w:rPrChange>
                </w:rPr>
                <w:t>۴۷۸۲۰</w:t>
              </w:r>
            </w:ins>
            <w:del w:id="913" w:author="R" w:date="2026-05-30T13:34:00Z">
              <w:r w:rsidRPr="0073286A" w:rsidDel="005B3417">
                <w:rPr>
                  <w:rFonts w:ascii="IRNazanin" w:hAnsi="IRNazanin" w:cs="B Nazanin"/>
                  <w:color w:val="000000"/>
                  <w:sz w:val="22"/>
                  <w:szCs w:val="22"/>
                  <w:rtl/>
                  <w:lang w:bidi="fa-IR"/>
                </w:rPr>
                <w:delText>۴۷۸۲۰</w:delText>
              </w:r>
            </w:del>
            <w:del w:id="914" w:author="R" w:date="2026-05-30T12:57:00Z">
              <w:r w:rsidRPr="0073286A" w:rsidDel="00346DA3">
                <w:rPr>
                  <w:rFonts w:ascii="IRNazanin" w:hAnsi="IRNazanin" w:cs="B Nazanin"/>
                  <w:color w:val="000000"/>
                  <w:sz w:val="22"/>
                  <w:szCs w:val="22"/>
                  <w:rtl/>
                  <w:lang w:bidi="fa-IR"/>
                </w:rPr>
                <w:delText>.۰</w:delText>
              </w:r>
            </w:del>
          </w:p>
        </w:tc>
        <w:tc>
          <w:tcPr>
            <w:tcW w:w="0" w:type="dxa"/>
            <w:tcPrChange w:id="915" w:author="R" w:date="2026-05-30T13:36:00Z">
              <w:tcPr>
                <w:tcW w:w="1486" w:type="dxa"/>
              </w:tcPr>
            </w:tcPrChange>
          </w:tcPr>
          <w:p w14:paraId="685196EE" w14:textId="6FF30FC9" w:rsidR="0073286A" w:rsidRPr="0073286A" w:rsidRDefault="0073286A" w:rsidP="0073286A">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IRNazanin" w:hAnsi="IRNazanin" w:cs="B Nazanin"/>
                <w:sz w:val="22"/>
                <w:szCs w:val="22"/>
                <w:rtl/>
                <w:lang w:bidi="fa-IR"/>
                <w:rPrChange w:id="916" w:author="R" w:date="2026-05-30T13:34:00Z">
                  <w:rPr>
                    <w:rFonts w:ascii="IRNazanin" w:hAnsi="IRNazanin" w:cs="B Nazanin"/>
                    <w:rtl/>
                    <w:lang w:bidi="fa-IR"/>
                  </w:rPr>
                </w:rPrChange>
              </w:rPr>
            </w:pPr>
            <w:ins w:id="917" w:author="R" w:date="2026-05-30T13:34:00Z">
              <w:r w:rsidRPr="0073286A">
                <w:rPr>
                  <w:rFonts w:cs="B Nazanin"/>
                  <w:sz w:val="22"/>
                  <w:szCs w:val="22"/>
                  <w:rtl/>
                  <w:lang w:bidi="fa-IR"/>
                  <w:rPrChange w:id="918" w:author="R" w:date="2026-05-30T13:34:00Z">
                    <w:rPr>
                      <w:rtl/>
                      <w:lang w:bidi="fa-IR"/>
                    </w:rPr>
                  </w:rPrChange>
                </w:rPr>
                <w:t>۲۷.۴</w:t>
              </w:r>
            </w:ins>
            <w:del w:id="919" w:author="R" w:date="2026-05-30T13:34:00Z">
              <w:r w:rsidRPr="0073286A" w:rsidDel="005B3417">
                <w:rPr>
                  <w:rFonts w:ascii="IRNazanin" w:hAnsi="IRNazanin" w:cs="B Nazanin"/>
                  <w:color w:val="000000"/>
                  <w:sz w:val="22"/>
                  <w:szCs w:val="22"/>
                  <w:rtl/>
                  <w:lang w:bidi="fa-IR"/>
                </w:rPr>
                <w:delText>۵۴.۸</w:delText>
              </w:r>
            </w:del>
          </w:p>
        </w:tc>
      </w:tr>
      <w:tr w:rsidR="0073286A" w:rsidRPr="0073286A" w14:paraId="5F5695FA" w14:textId="77777777" w:rsidTr="0073286A">
        <w:trPr>
          <w:trHeight w:val="290"/>
          <w:jc w:val="center"/>
          <w:trPrChange w:id="920" w:author="R" w:date="2026-05-30T13:36:00Z">
            <w:trPr>
              <w:trHeight w:val="290"/>
              <w:jc w:val="center"/>
            </w:trPr>
          </w:trPrChange>
        </w:trPr>
        <w:tc>
          <w:tcPr>
            <w:cnfStyle w:val="001000000000" w:firstRow="0" w:lastRow="0" w:firstColumn="1" w:lastColumn="0" w:oddVBand="0" w:evenVBand="0" w:oddHBand="0" w:evenHBand="0" w:firstRowFirstColumn="0" w:firstRowLastColumn="0" w:lastRowFirstColumn="0" w:lastRowLastColumn="0"/>
            <w:tcW w:w="0" w:type="dxa"/>
            <w:tcPrChange w:id="921" w:author="R" w:date="2026-05-30T13:36:00Z">
              <w:tcPr>
                <w:tcW w:w="1485" w:type="dxa"/>
              </w:tcPr>
            </w:tcPrChange>
          </w:tcPr>
          <w:p w14:paraId="422D7B52" w14:textId="6885AEFD" w:rsidR="0073286A" w:rsidRPr="0073286A" w:rsidRDefault="0073286A" w:rsidP="0073286A">
            <w:pPr>
              <w:pStyle w:val="NormalWeb"/>
              <w:spacing w:before="0" w:beforeAutospacing="0"/>
              <w:jc w:val="center"/>
              <w:rPr>
                <w:rFonts w:ascii="IRNazanin" w:hAnsi="IRNazanin" w:cs="B Nazanin"/>
                <w:b w:val="0"/>
                <w:bCs w:val="0"/>
                <w:sz w:val="22"/>
                <w:szCs w:val="22"/>
                <w:rtl/>
                <w:lang w:bidi="fa-IR"/>
                <w:rPrChange w:id="922" w:author="R" w:date="2026-05-30T13:34:00Z">
                  <w:rPr>
                    <w:rFonts w:ascii="IRNazanin" w:hAnsi="IRNazanin" w:cs="B Nazanin"/>
                    <w:rtl/>
                    <w:lang w:bidi="fa-IR"/>
                  </w:rPr>
                </w:rPrChange>
              </w:rPr>
            </w:pPr>
            <w:ins w:id="923" w:author="R" w:date="2026-05-30T13:34:00Z">
              <w:r w:rsidRPr="0073286A">
                <w:rPr>
                  <w:rFonts w:cs="B Nazanin"/>
                  <w:sz w:val="22"/>
                  <w:szCs w:val="22"/>
                  <w:rtl/>
                  <w:rPrChange w:id="924" w:author="R" w:date="2026-05-30T13:34:00Z">
                    <w:rPr>
                      <w:rtl/>
                    </w:rPr>
                  </w:rPrChange>
                </w:rPr>
                <w:t>تابستان</w:t>
              </w:r>
            </w:ins>
            <w:del w:id="925" w:author="R" w:date="2026-05-30T13:34:00Z">
              <w:r w:rsidRPr="0073286A" w:rsidDel="005B3417">
                <w:rPr>
                  <w:rFonts w:ascii="IRNazanin" w:hAnsi="IRNazanin" w:cs="B Nazanin"/>
                  <w:color w:val="000000"/>
                  <w:sz w:val="22"/>
                  <w:szCs w:val="22"/>
                  <w:rtl/>
                </w:rPr>
                <w:delText>تابستان</w:delText>
              </w:r>
            </w:del>
          </w:p>
        </w:tc>
        <w:tc>
          <w:tcPr>
            <w:tcW w:w="1671" w:type="dxa"/>
            <w:tcPrChange w:id="926" w:author="R" w:date="2026-05-30T13:36:00Z">
              <w:tcPr>
                <w:tcW w:w="1486" w:type="dxa"/>
              </w:tcPr>
            </w:tcPrChange>
          </w:tcPr>
          <w:p w14:paraId="65E0C105" w14:textId="1B765B39" w:rsidR="0073286A" w:rsidRPr="0073286A" w:rsidRDefault="0073286A" w:rsidP="0073286A">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IRNazanin" w:hAnsi="IRNazanin" w:cs="B Nazanin"/>
                <w:sz w:val="22"/>
                <w:szCs w:val="22"/>
                <w:rtl/>
                <w:lang w:bidi="fa-IR"/>
                <w:rPrChange w:id="927" w:author="R" w:date="2026-05-30T13:34:00Z">
                  <w:rPr>
                    <w:rFonts w:ascii="IRNazanin" w:hAnsi="IRNazanin" w:cs="B Nazanin"/>
                    <w:rtl/>
                    <w:lang w:bidi="fa-IR"/>
                  </w:rPr>
                </w:rPrChange>
              </w:rPr>
            </w:pPr>
            <w:ins w:id="928" w:author="R" w:date="2026-05-30T13:34:00Z">
              <w:r w:rsidRPr="0073286A">
                <w:rPr>
                  <w:rFonts w:cs="B Nazanin"/>
                  <w:sz w:val="22"/>
                  <w:szCs w:val="22"/>
                  <w:rtl/>
                  <w:lang w:bidi="fa-IR"/>
                  <w:rPrChange w:id="929" w:author="R" w:date="2026-05-30T13:34:00Z">
                    <w:rPr>
                      <w:rtl/>
                      <w:lang w:bidi="fa-IR"/>
                    </w:rPr>
                  </w:rPrChange>
                </w:rPr>
                <w:t>۲۱۲۱۹</w:t>
              </w:r>
            </w:ins>
            <w:del w:id="930" w:author="R" w:date="2026-05-30T13:34:00Z">
              <w:r w:rsidRPr="0073286A" w:rsidDel="005B3417">
                <w:rPr>
                  <w:rFonts w:ascii="IRNazanin" w:hAnsi="IRNazanin" w:cs="B Nazanin"/>
                  <w:color w:val="000000"/>
                  <w:sz w:val="22"/>
                  <w:szCs w:val="22"/>
                  <w:rtl/>
                  <w:lang w:bidi="fa-IR"/>
                </w:rPr>
                <w:delText>۲۱۲۱۹</w:delText>
              </w:r>
            </w:del>
            <w:del w:id="931" w:author="R" w:date="2026-05-30T12:57:00Z">
              <w:r w:rsidRPr="0073286A" w:rsidDel="00346DA3">
                <w:rPr>
                  <w:rFonts w:ascii="IRNazanin" w:hAnsi="IRNazanin" w:cs="B Nazanin"/>
                  <w:color w:val="000000"/>
                  <w:sz w:val="22"/>
                  <w:szCs w:val="22"/>
                  <w:rtl/>
                  <w:lang w:bidi="fa-IR"/>
                </w:rPr>
                <w:delText>.۰</w:delText>
              </w:r>
            </w:del>
          </w:p>
        </w:tc>
        <w:tc>
          <w:tcPr>
            <w:tcW w:w="0" w:type="dxa"/>
            <w:tcPrChange w:id="932" w:author="R" w:date="2026-05-30T13:36:00Z">
              <w:tcPr>
                <w:tcW w:w="1486" w:type="dxa"/>
              </w:tcPr>
            </w:tcPrChange>
          </w:tcPr>
          <w:p w14:paraId="7A59BA8C" w14:textId="7326A730" w:rsidR="0073286A" w:rsidRPr="0073286A" w:rsidRDefault="0073286A" w:rsidP="0073286A">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IRNazanin" w:hAnsi="IRNazanin" w:cs="B Nazanin"/>
                <w:sz w:val="22"/>
                <w:szCs w:val="22"/>
                <w:rtl/>
                <w:lang w:bidi="fa-IR"/>
                <w:rPrChange w:id="933" w:author="R" w:date="2026-05-30T13:34:00Z">
                  <w:rPr>
                    <w:rFonts w:ascii="IRNazanin" w:hAnsi="IRNazanin" w:cs="B Nazanin"/>
                    <w:rtl/>
                    <w:lang w:bidi="fa-IR"/>
                  </w:rPr>
                </w:rPrChange>
              </w:rPr>
            </w:pPr>
            <w:ins w:id="934" w:author="R" w:date="2026-05-30T13:34:00Z">
              <w:r w:rsidRPr="0073286A">
                <w:rPr>
                  <w:rFonts w:cs="B Nazanin"/>
                  <w:sz w:val="22"/>
                  <w:szCs w:val="22"/>
                  <w:rtl/>
                  <w:lang w:bidi="fa-IR"/>
                  <w:rPrChange w:id="935" w:author="R" w:date="2026-05-30T13:34:00Z">
                    <w:rPr>
                      <w:rtl/>
                      <w:lang w:bidi="fa-IR"/>
                    </w:rPr>
                  </w:rPrChange>
                </w:rPr>
                <w:t>۱۲.۱۶</w:t>
              </w:r>
            </w:ins>
            <w:del w:id="936" w:author="R" w:date="2026-05-30T13:34:00Z">
              <w:r w:rsidRPr="0073286A" w:rsidDel="005B3417">
                <w:rPr>
                  <w:rFonts w:ascii="IRNazanin" w:hAnsi="IRNazanin" w:cs="B Nazanin"/>
                  <w:color w:val="000000"/>
                  <w:sz w:val="22"/>
                  <w:szCs w:val="22"/>
                  <w:rtl/>
                  <w:lang w:bidi="fa-IR"/>
                </w:rPr>
                <w:delText>۲۴.۳۲</w:delText>
              </w:r>
            </w:del>
          </w:p>
        </w:tc>
      </w:tr>
      <w:tr w:rsidR="0073286A" w:rsidRPr="0073286A" w14:paraId="0E1BA614" w14:textId="77777777" w:rsidTr="0073286A">
        <w:trPr>
          <w:cnfStyle w:val="000000100000" w:firstRow="0" w:lastRow="0" w:firstColumn="0" w:lastColumn="0" w:oddVBand="0" w:evenVBand="0" w:oddHBand="1" w:evenHBand="0" w:firstRowFirstColumn="0" w:firstRowLastColumn="0" w:lastRowFirstColumn="0" w:lastRowLastColumn="0"/>
          <w:trHeight w:val="274"/>
          <w:jc w:val="center"/>
          <w:trPrChange w:id="937" w:author="R" w:date="2026-05-30T13:36:00Z">
            <w:trPr>
              <w:trHeight w:val="274"/>
              <w:jc w:val="center"/>
            </w:trPr>
          </w:trPrChange>
        </w:trPr>
        <w:tc>
          <w:tcPr>
            <w:cnfStyle w:val="001000000000" w:firstRow="0" w:lastRow="0" w:firstColumn="1" w:lastColumn="0" w:oddVBand="0" w:evenVBand="0" w:oddHBand="0" w:evenHBand="0" w:firstRowFirstColumn="0" w:firstRowLastColumn="0" w:lastRowFirstColumn="0" w:lastRowLastColumn="0"/>
            <w:tcW w:w="0" w:type="dxa"/>
            <w:tcPrChange w:id="938" w:author="R" w:date="2026-05-30T13:36:00Z">
              <w:tcPr>
                <w:tcW w:w="1485" w:type="dxa"/>
              </w:tcPr>
            </w:tcPrChange>
          </w:tcPr>
          <w:p w14:paraId="17C4813F" w14:textId="78773E96" w:rsidR="0073286A" w:rsidRPr="0073286A" w:rsidRDefault="0073286A" w:rsidP="0073286A">
            <w:pPr>
              <w:pStyle w:val="NormalWeb"/>
              <w:spacing w:before="0" w:beforeAutospacing="0"/>
              <w:jc w:val="center"/>
              <w:cnfStyle w:val="001000100000" w:firstRow="0" w:lastRow="0" w:firstColumn="1" w:lastColumn="0" w:oddVBand="0" w:evenVBand="0" w:oddHBand="1" w:evenHBand="0" w:firstRowFirstColumn="0" w:firstRowLastColumn="0" w:lastRowFirstColumn="0" w:lastRowLastColumn="0"/>
              <w:rPr>
                <w:rFonts w:ascii="IRNazanin" w:hAnsi="IRNazanin" w:cs="B Nazanin"/>
                <w:b w:val="0"/>
                <w:bCs w:val="0"/>
                <w:sz w:val="22"/>
                <w:szCs w:val="22"/>
                <w:rtl/>
                <w:lang w:bidi="fa-IR"/>
                <w:rPrChange w:id="939" w:author="R" w:date="2026-05-30T13:34:00Z">
                  <w:rPr>
                    <w:rFonts w:ascii="IRNazanin" w:hAnsi="IRNazanin" w:cs="B Nazanin"/>
                    <w:rtl/>
                    <w:lang w:bidi="fa-IR"/>
                  </w:rPr>
                </w:rPrChange>
              </w:rPr>
            </w:pPr>
            <w:ins w:id="940" w:author="R" w:date="2026-05-30T13:34:00Z">
              <w:r w:rsidRPr="0073286A">
                <w:rPr>
                  <w:rFonts w:cs="B Nazanin"/>
                  <w:sz w:val="22"/>
                  <w:szCs w:val="22"/>
                  <w:rtl/>
                  <w:rPrChange w:id="941" w:author="R" w:date="2026-05-30T13:34:00Z">
                    <w:rPr>
                      <w:rtl/>
                    </w:rPr>
                  </w:rPrChange>
                </w:rPr>
                <w:t>پا</w:t>
              </w:r>
              <w:r w:rsidRPr="0073286A">
                <w:rPr>
                  <w:rFonts w:cs="B Nazanin" w:hint="cs"/>
                  <w:sz w:val="22"/>
                  <w:szCs w:val="22"/>
                  <w:rtl/>
                  <w:rPrChange w:id="942" w:author="R" w:date="2026-05-30T13:34:00Z">
                    <w:rPr>
                      <w:rFonts w:hint="cs"/>
                      <w:rtl/>
                    </w:rPr>
                  </w:rPrChange>
                </w:rPr>
                <w:t>یی</w:t>
              </w:r>
              <w:r w:rsidRPr="0073286A">
                <w:rPr>
                  <w:rFonts w:cs="B Nazanin" w:hint="eastAsia"/>
                  <w:sz w:val="22"/>
                  <w:szCs w:val="22"/>
                  <w:rtl/>
                  <w:rPrChange w:id="943" w:author="R" w:date="2026-05-30T13:34:00Z">
                    <w:rPr>
                      <w:rFonts w:hint="eastAsia"/>
                      <w:rtl/>
                    </w:rPr>
                  </w:rPrChange>
                </w:rPr>
                <w:t>ز</w:t>
              </w:r>
            </w:ins>
            <w:del w:id="944" w:author="R" w:date="2026-05-30T13:34:00Z">
              <w:r w:rsidRPr="0073286A" w:rsidDel="005B3417">
                <w:rPr>
                  <w:rFonts w:ascii="IRNazanin" w:hAnsi="IRNazanin" w:cs="B Nazanin"/>
                  <w:color w:val="000000"/>
                  <w:sz w:val="22"/>
                  <w:szCs w:val="22"/>
                  <w:rtl/>
                </w:rPr>
                <w:delText>پا</w:delText>
              </w:r>
              <w:r w:rsidRPr="0073286A" w:rsidDel="005B3417">
                <w:rPr>
                  <w:rFonts w:ascii="IRNazanin" w:hAnsi="IRNazanin" w:cs="B Nazanin" w:hint="cs"/>
                  <w:color w:val="000000"/>
                  <w:sz w:val="22"/>
                  <w:szCs w:val="22"/>
                  <w:rtl/>
                </w:rPr>
                <w:delText>یی</w:delText>
              </w:r>
              <w:r w:rsidRPr="0073286A" w:rsidDel="005B3417">
                <w:rPr>
                  <w:rFonts w:ascii="IRNazanin" w:hAnsi="IRNazanin" w:cs="B Nazanin" w:hint="eastAsia"/>
                  <w:color w:val="000000"/>
                  <w:sz w:val="22"/>
                  <w:szCs w:val="22"/>
                  <w:rtl/>
                </w:rPr>
                <w:delText>ز</w:delText>
              </w:r>
            </w:del>
          </w:p>
        </w:tc>
        <w:tc>
          <w:tcPr>
            <w:tcW w:w="1671" w:type="dxa"/>
            <w:tcPrChange w:id="945" w:author="R" w:date="2026-05-30T13:36:00Z">
              <w:tcPr>
                <w:tcW w:w="1486" w:type="dxa"/>
              </w:tcPr>
            </w:tcPrChange>
          </w:tcPr>
          <w:p w14:paraId="689F172A" w14:textId="1A366DBA" w:rsidR="0073286A" w:rsidRPr="0073286A" w:rsidRDefault="0073286A" w:rsidP="0073286A">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IRNazanin" w:hAnsi="IRNazanin" w:cs="B Nazanin"/>
                <w:sz w:val="22"/>
                <w:szCs w:val="22"/>
                <w:rtl/>
                <w:lang w:bidi="fa-IR"/>
                <w:rPrChange w:id="946" w:author="R" w:date="2026-05-30T13:34:00Z">
                  <w:rPr>
                    <w:rFonts w:ascii="IRNazanin" w:hAnsi="IRNazanin" w:cs="B Nazanin"/>
                    <w:rtl/>
                    <w:lang w:bidi="fa-IR"/>
                  </w:rPr>
                </w:rPrChange>
              </w:rPr>
            </w:pPr>
            <w:ins w:id="947" w:author="R" w:date="2026-05-30T13:34:00Z">
              <w:r w:rsidRPr="0073286A">
                <w:rPr>
                  <w:rFonts w:cs="B Nazanin"/>
                  <w:sz w:val="22"/>
                  <w:szCs w:val="22"/>
                  <w:rtl/>
                  <w:lang w:bidi="fa-IR"/>
                  <w:rPrChange w:id="948" w:author="R" w:date="2026-05-30T13:34:00Z">
                    <w:rPr>
                      <w:rtl/>
                      <w:lang w:bidi="fa-IR"/>
                    </w:rPr>
                  </w:rPrChange>
                </w:rPr>
                <w:t>۸۲۳۴</w:t>
              </w:r>
            </w:ins>
            <w:del w:id="949" w:author="R" w:date="2026-05-30T13:34:00Z">
              <w:r w:rsidRPr="0073286A" w:rsidDel="005B3417">
                <w:rPr>
                  <w:rFonts w:ascii="IRNazanin" w:hAnsi="IRNazanin" w:cs="B Nazanin"/>
                  <w:color w:val="000000"/>
                  <w:sz w:val="22"/>
                  <w:szCs w:val="22"/>
                  <w:rtl/>
                  <w:lang w:bidi="fa-IR"/>
                </w:rPr>
                <w:delText>۸۲۳۴</w:delText>
              </w:r>
            </w:del>
            <w:del w:id="950" w:author="R" w:date="2026-05-30T12:57:00Z">
              <w:r w:rsidRPr="0073286A" w:rsidDel="00346DA3">
                <w:rPr>
                  <w:rFonts w:ascii="IRNazanin" w:hAnsi="IRNazanin" w:cs="B Nazanin"/>
                  <w:color w:val="000000"/>
                  <w:sz w:val="22"/>
                  <w:szCs w:val="22"/>
                  <w:rtl/>
                  <w:lang w:bidi="fa-IR"/>
                </w:rPr>
                <w:delText>.۰</w:delText>
              </w:r>
            </w:del>
          </w:p>
        </w:tc>
        <w:tc>
          <w:tcPr>
            <w:tcW w:w="0" w:type="dxa"/>
            <w:tcPrChange w:id="951" w:author="R" w:date="2026-05-30T13:36:00Z">
              <w:tcPr>
                <w:tcW w:w="1486" w:type="dxa"/>
              </w:tcPr>
            </w:tcPrChange>
          </w:tcPr>
          <w:p w14:paraId="3A4898D3" w14:textId="194206F3" w:rsidR="0073286A" w:rsidRPr="0073286A" w:rsidRDefault="0073286A" w:rsidP="0073286A">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IRNazanin" w:hAnsi="IRNazanin" w:cs="B Nazanin"/>
                <w:sz w:val="22"/>
                <w:szCs w:val="22"/>
                <w:rtl/>
                <w:lang w:bidi="fa-IR"/>
                <w:rPrChange w:id="952" w:author="R" w:date="2026-05-30T13:34:00Z">
                  <w:rPr>
                    <w:rFonts w:ascii="IRNazanin" w:hAnsi="IRNazanin" w:cs="B Nazanin"/>
                    <w:rtl/>
                    <w:lang w:bidi="fa-IR"/>
                  </w:rPr>
                </w:rPrChange>
              </w:rPr>
            </w:pPr>
            <w:ins w:id="953" w:author="R" w:date="2026-05-30T13:34:00Z">
              <w:r w:rsidRPr="0073286A">
                <w:rPr>
                  <w:rFonts w:cs="B Nazanin"/>
                  <w:sz w:val="22"/>
                  <w:szCs w:val="22"/>
                  <w:rtl/>
                  <w:lang w:bidi="fa-IR"/>
                  <w:rPrChange w:id="954" w:author="R" w:date="2026-05-30T13:34:00Z">
                    <w:rPr>
                      <w:rtl/>
                      <w:lang w:bidi="fa-IR"/>
                    </w:rPr>
                  </w:rPrChange>
                </w:rPr>
                <w:t>۴.۷۲</w:t>
              </w:r>
            </w:ins>
            <w:del w:id="955" w:author="R" w:date="2026-05-30T13:34:00Z">
              <w:r w:rsidRPr="0073286A" w:rsidDel="005B3417">
                <w:rPr>
                  <w:rFonts w:ascii="IRNazanin" w:hAnsi="IRNazanin" w:cs="B Nazanin"/>
                  <w:color w:val="000000"/>
                  <w:sz w:val="22"/>
                  <w:szCs w:val="22"/>
                  <w:rtl/>
                  <w:lang w:bidi="fa-IR"/>
                </w:rPr>
                <w:delText>۹.۴۴</w:delText>
              </w:r>
            </w:del>
          </w:p>
        </w:tc>
      </w:tr>
      <w:tr w:rsidR="0073286A" w:rsidRPr="0073286A" w14:paraId="4E5D2746" w14:textId="77777777" w:rsidTr="0073286A">
        <w:trPr>
          <w:trHeight w:val="290"/>
          <w:jc w:val="center"/>
          <w:trPrChange w:id="956" w:author="R" w:date="2026-05-30T13:36:00Z">
            <w:trPr>
              <w:trHeight w:val="290"/>
              <w:jc w:val="center"/>
            </w:trPr>
          </w:trPrChange>
        </w:trPr>
        <w:tc>
          <w:tcPr>
            <w:cnfStyle w:val="001000000000" w:firstRow="0" w:lastRow="0" w:firstColumn="1" w:lastColumn="0" w:oddVBand="0" w:evenVBand="0" w:oddHBand="0" w:evenHBand="0" w:firstRowFirstColumn="0" w:firstRowLastColumn="0" w:lastRowFirstColumn="0" w:lastRowLastColumn="0"/>
            <w:tcW w:w="0" w:type="dxa"/>
            <w:tcPrChange w:id="957" w:author="R" w:date="2026-05-30T13:36:00Z">
              <w:tcPr>
                <w:tcW w:w="1485" w:type="dxa"/>
              </w:tcPr>
            </w:tcPrChange>
          </w:tcPr>
          <w:p w14:paraId="55BF156C" w14:textId="56C737ED" w:rsidR="0073286A" w:rsidRPr="0073286A" w:rsidRDefault="0073286A" w:rsidP="0073286A">
            <w:pPr>
              <w:pStyle w:val="NormalWeb"/>
              <w:spacing w:before="0" w:beforeAutospacing="0"/>
              <w:jc w:val="center"/>
              <w:rPr>
                <w:rFonts w:ascii="IRNazanin" w:hAnsi="IRNazanin" w:cs="B Nazanin"/>
                <w:b w:val="0"/>
                <w:bCs w:val="0"/>
                <w:sz w:val="22"/>
                <w:szCs w:val="22"/>
                <w:rtl/>
                <w:lang w:bidi="fa-IR"/>
                <w:rPrChange w:id="958" w:author="R" w:date="2026-05-30T13:34:00Z">
                  <w:rPr>
                    <w:rFonts w:ascii="IRNazanin" w:hAnsi="IRNazanin" w:cs="B Nazanin"/>
                    <w:rtl/>
                    <w:lang w:bidi="fa-IR"/>
                  </w:rPr>
                </w:rPrChange>
              </w:rPr>
            </w:pPr>
            <w:ins w:id="959" w:author="R" w:date="2026-05-30T13:34:00Z">
              <w:r w:rsidRPr="0073286A">
                <w:rPr>
                  <w:rFonts w:cs="B Nazanin" w:hint="eastAsia"/>
                  <w:sz w:val="22"/>
                  <w:szCs w:val="22"/>
                  <w:rtl/>
                  <w:rPrChange w:id="960" w:author="R" w:date="2026-05-30T13:34:00Z">
                    <w:rPr>
                      <w:rFonts w:hint="eastAsia"/>
                      <w:rtl/>
                    </w:rPr>
                  </w:rPrChange>
                </w:rPr>
                <w:t>زمستان</w:t>
              </w:r>
            </w:ins>
            <w:del w:id="961" w:author="R" w:date="2026-05-30T13:34:00Z">
              <w:r w:rsidRPr="0073286A" w:rsidDel="005B3417">
                <w:rPr>
                  <w:rFonts w:ascii="IRNazanin" w:hAnsi="IRNazanin" w:cs="B Nazanin"/>
                  <w:color w:val="000000"/>
                  <w:sz w:val="22"/>
                  <w:szCs w:val="22"/>
                  <w:rtl/>
                </w:rPr>
                <w:delText>زمستان</w:delText>
              </w:r>
            </w:del>
          </w:p>
        </w:tc>
        <w:tc>
          <w:tcPr>
            <w:tcW w:w="1671" w:type="dxa"/>
            <w:tcPrChange w:id="962" w:author="R" w:date="2026-05-30T13:36:00Z">
              <w:tcPr>
                <w:tcW w:w="1486" w:type="dxa"/>
              </w:tcPr>
            </w:tcPrChange>
          </w:tcPr>
          <w:p w14:paraId="1EA5A701" w14:textId="6ABAC828" w:rsidR="0073286A" w:rsidRPr="0073286A" w:rsidRDefault="0073286A" w:rsidP="0073286A">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IRNazanin" w:hAnsi="IRNazanin" w:cs="B Nazanin"/>
                <w:sz w:val="22"/>
                <w:szCs w:val="22"/>
                <w:rtl/>
                <w:lang w:bidi="fa-IR"/>
                <w:rPrChange w:id="963" w:author="R" w:date="2026-05-30T13:34:00Z">
                  <w:rPr>
                    <w:rFonts w:ascii="IRNazanin" w:hAnsi="IRNazanin" w:cs="B Nazanin"/>
                    <w:rtl/>
                    <w:lang w:bidi="fa-IR"/>
                  </w:rPr>
                </w:rPrChange>
              </w:rPr>
            </w:pPr>
            <w:ins w:id="964" w:author="R" w:date="2026-05-30T13:34:00Z">
              <w:r w:rsidRPr="0073286A">
                <w:rPr>
                  <w:rFonts w:cs="B Nazanin"/>
                  <w:sz w:val="22"/>
                  <w:szCs w:val="22"/>
                  <w:rtl/>
                  <w:lang w:bidi="fa-IR"/>
                  <w:rPrChange w:id="965" w:author="R" w:date="2026-05-30T13:34:00Z">
                    <w:rPr>
                      <w:rtl/>
                      <w:lang w:bidi="fa-IR"/>
                    </w:rPr>
                  </w:rPrChange>
                </w:rPr>
                <w:t>۹۹۸۵</w:t>
              </w:r>
            </w:ins>
            <w:del w:id="966" w:author="R" w:date="2026-05-30T13:34:00Z">
              <w:r w:rsidRPr="0073286A" w:rsidDel="005B3417">
                <w:rPr>
                  <w:rFonts w:ascii="IRNazanin" w:hAnsi="IRNazanin" w:cs="B Nazanin"/>
                  <w:color w:val="000000"/>
                  <w:sz w:val="22"/>
                  <w:szCs w:val="22"/>
                  <w:rtl/>
                  <w:lang w:bidi="fa-IR"/>
                </w:rPr>
                <w:delText>۹۹۸۵</w:delText>
              </w:r>
            </w:del>
            <w:del w:id="967" w:author="R" w:date="2026-05-30T12:57:00Z">
              <w:r w:rsidRPr="0073286A" w:rsidDel="00346DA3">
                <w:rPr>
                  <w:rFonts w:ascii="IRNazanin" w:hAnsi="IRNazanin" w:cs="B Nazanin"/>
                  <w:color w:val="000000"/>
                  <w:sz w:val="22"/>
                  <w:szCs w:val="22"/>
                  <w:rtl/>
                  <w:lang w:bidi="fa-IR"/>
                </w:rPr>
                <w:delText>.۰</w:delText>
              </w:r>
            </w:del>
          </w:p>
        </w:tc>
        <w:tc>
          <w:tcPr>
            <w:tcW w:w="0" w:type="dxa"/>
            <w:tcPrChange w:id="968" w:author="R" w:date="2026-05-30T13:36:00Z">
              <w:tcPr>
                <w:tcW w:w="1486" w:type="dxa"/>
              </w:tcPr>
            </w:tcPrChange>
          </w:tcPr>
          <w:p w14:paraId="540491E0" w14:textId="2A074F05" w:rsidR="0073286A" w:rsidRPr="0073286A" w:rsidRDefault="0073286A" w:rsidP="0073286A">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IRNazanin" w:hAnsi="IRNazanin" w:cs="B Nazanin"/>
                <w:sz w:val="22"/>
                <w:szCs w:val="22"/>
                <w:rtl/>
                <w:lang w:bidi="fa-IR"/>
                <w:rPrChange w:id="969" w:author="R" w:date="2026-05-30T13:34:00Z">
                  <w:rPr>
                    <w:rFonts w:ascii="IRNazanin" w:hAnsi="IRNazanin" w:cs="B Nazanin"/>
                    <w:rtl/>
                    <w:lang w:bidi="fa-IR"/>
                  </w:rPr>
                </w:rPrChange>
              </w:rPr>
            </w:pPr>
            <w:ins w:id="970" w:author="R" w:date="2026-05-30T13:34:00Z">
              <w:r w:rsidRPr="0073286A">
                <w:rPr>
                  <w:rFonts w:cs="B Nazanin"/>
                  <w:sz w:val="22"/>
                  <w:szCs w:val="22"/>
                  <w:rtl/>
                  <w:lang w:bidi="fa-IR"/>
                  <w:rPrChange w:id="971" w:author="R" w:date="2026-05-30T13:34:00Z">
                    <w:rPr>
                      <w:rtl/>
                      <w:lang w:bidi="fa-IR"/>
                    </w:rPr>
                  </w:rPrChange>
                </w:rPr>
                <w:t>۵.۷۲</w:t>
              </w:r>
            </w:ins>
            <w:del w:id="972" w:author="R" w:date="2026-05-30T13:34:00Z">
              <w:r w:rsidRPr="0073286A" w:rsidDel="005B3417">
                <w:rPr>
                  <w:rFonts w:ascii="IRNazanin" w:hAnsi="IRNazanin" w:cs="B Nazanin"/>
                  <w:color w:val="000000"/>
                  <w:sz w:val="22"/>
                  <w:szCs w:val="22"/>
                  <w:rtl/>
                  <w:lang w:bidi="fa-IR"/>
                </w:rPr>
                <w:delText>۱۱.۴۴</w:delText>
              </w:r>
            </w:del>
          </w:p>
        </w:tc>
      </w:tr>
      <w:tr w:rsidR="0073286A" w:rsidRPr="0073286A" w14:paraId="153F629F" w14:textId="77777777" w:rsidTr="0073286A">
        <w:trPr>
          <w:cnfStyle w:val="000000100000" w:firstRow="0" w:lastRow="0" w:firstColumn="0" w:lastColumn="0" w:oddVBand="0" w:evenVBand="0" w:oddHBand="1" w:evenHBand="0" w:firstRowFirstColumn="0" w:firstRowLastColumn="0" w:lastRowFirstColumn="0" w:lastRowLastColumn="0"/>
          <w:trHeight w:val="290"/>
          <w:jc w:val="center"/>
          <w:ins w:id="973" w:author="R" w:date="2026-05-30T12:24:00Z"/>
          <w:trPrChange w:id="974" w:author="R" w:date="2026-05-30T13:36:00Z">
            <w:trPr>
              <w:trHeight w:val="290"/>
              <w:jc w:val="center"/>
            </w:trPr>
          </w:trPrChange>
        </w:trPr>
        <w:tc>
          <w:tcPr>
            <w:cnfStyle w:val="001000000000" w:firstRow="0" w:lastRow="0" w:firstColumn="1" w:lastColumn="0" w:oddVBand="0" w:evenVBand="0" w:oddHBand="0" w:evenHBand="0" w:firstRowFirstColumn="0" w:firstRowLastColumn="0" w:lastRowFirstColumn="0" w:lastRowLastColumn="0"/>
            <w:tcW w:w="0" w:type="dxa"/>
            <w:tcPrChange w:id="975" w:author="R" w:date="2026-05-30T13:36:00Z">
              <w:tcPr>
                <w:tcW w:w="1485" w:type="dxa"/>
              </w:tcPr>
            </w:tcPrChange>
          </w:tcPr>
          <w:p w14:paraId="4F6CDCE5" w14:textId="44AF7653" w:rsidR="0073286A" w:rsidRPr="0073286A" w:rsidRDefault="0073286A" w:rsidP="0073286A">
            <w:pPr>
              <w:pStyle w:val="NormalWeb"/>
              <w:spacing w:before="0" w:beforeAutospacing="0"/>
              <w:jc w:val="center"/>
              <w:cnfStyle w:val="001000100000" w:firstRow="0" w:lastRow="0" w:firstColumn="1" w:lastColumn="0" w:oddVBand="0" w:evenVBand="0" w:oddHBand="1" w:evenHBand="0" w:firstRowFirstColumn="0" w:firstRowLastColumn="0" w:lastRowFirstColumn="0" w:lastRowLastColumn="0"/>
              <w:rPr>
                <w:ins w:id="976" w:author="R" w:date="2026-05-30T12:24:00Z"/>
                <w:rFonts w:ascii="IRNazanin" w:hAnsi="IRNazanin" w:cs="B Nazanin"/>
                <w:b w:val="0"/>
                <w:bCs w:val="0"/>
                <w:color w:val="000000"/>
                <w:sz w:val="22"/>
                <w:szCs w:val="22"/>
                <w:rtl/>
                <w:rPrChange w:id="977" w:author="R" w:date="2026-05-30T13:34:00Z">
                  <w:rPr>
                    <w:ins w:id="978" w:author="R" w:date="2026-05-30T12:24:00Z"/>
                    <w:rFonts w:ascii="IRNazanin" w:hAnsi="IRNazanin" w:cs="B Nazanin"/>
                    <w:color w:val="000000"/>
                    <w:sz w:val="22"/>
                    <w:szCs w:val="22"/>
                    <w:rtl/>
                  </w:rPr>
                </w:rPrChange>
              </w:rPr>
            </w:pPr>
            <w:ins w:id="979" w:author="R" w:date="2026-05-30T13:34:00Z">
              <w:r w:rsidRPr="0073286A">
                <w:rPr>
                  <w:rFonts w:cs="B Nazanin" w:hint="eastAsia"/>
                  <w:sz w:val="22"/>
                  <w:szCs w:val="22"/>
                  <w:rtl/>
                  <w:rPrChange w:id="980" w:author="R" w:date="2026-05-30T13:34:00Z">
                    <w:rPr>
                      <w:rFonts w:hint="eastAsia"/>
                      <w:rtl/>
                    </w:rPr>
                  </w:rPrChange>
                </w:rPr>
                <w:t>کل</w:t>
              </w:r>
            </w:ins>
          </w:p>
        </w:tc>
        <w:tc>
          <w:tcPr>
            <w:tcW w:w="1671" w:type="dxa"/>
            <w:tcPrChange w:id="981" w:author="R" w:date="2026-05-30T13:36:00Z">
              <w:tcPr>
                <w:tcW w:w="1486" w:type="dxa"/>
              </w:tcPr>
            </w:tcPrChange>
          </w:tcPr>
          <w:p w14:paraId="1E630E7E" w14:textId="1A5B1543" w:rsidR="0073286A" w:rsidRPr="00732382" w:rsidRDefault="0073286A" w:rsidP="0073286A">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ins w:id="982" w:author="R" w:date="2026-05-30T12:24:00Z"/>
                <w:rFonts w:ascii="IRNazanin" w:hAnsi="IRNazanin" w:cs="B Nazanin"/>
                <w:color w:val="000000"/>
                <w:sz w:val="22"/>
                <w:szCs w:val="22"/>
                <w:rtl/>
                <w:lang w:bidi="fa-IR"/>
              </w:rPr>
            </w:pPr>
            <w:ins w:id="983" w:author="R" w:date="2026-05-30T13:34:00Z">
              <w:r w:rsidRPr="0073286A">
                <w:rPr>
                  <w:rFonts w:cs="B Nazanin"/>
                  <w:sz w:val="22"/>
                  <w:szCs w:val="22"/>
                  <w:rtl/>
                  <w:lang w:bidi="fa-IR"/>
                  <w:rPrChange w:id="984" w:author="R" w:date="2026-05-30T13:34:00Z">
                    <w:rPr>
                      <w:rtl/>
                      <w:lang w:bidi="fa-IR"/>
                    </w:rPr>
                  </w:rPrChange>
                </w:rPr>
                <w:t>۸۷۲۵۸</w:t>
              </w:r>
            </w:ins>
          </w:p>
        </w:tc>
        <w:tc>
          <w:tcPr>
            <w:tcW w:w="0" w:type="dxa"/>
            <w:tcPrChange w:id="985" w:author="R" w:date="2026-05-30T13:36:00Z">
              <w:tcPr>
                <w:tcW w:w="1486" w:type="dxa"/>
              </w:tcPr>
            </w:tcPrChange>
          </w:tcPr>
          <w:p w14:paraId="592FAE52" w14:textId="334B6D47" w:rsidR="0073286A" w:rsidRPr="00732382" w:rsidRDefault="0073286A" w:rsidP="0073286A">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ins w:id="986" w:author="R" w:date="2026-05-30T12:24:00Z"/>
                <w:rFonts w:ascii="IRNazanin" w:hAnsi="IRNazanin" w:cs="B Nazanin"/>
                <w:color w:val="000000"/>
                <w:sz w:val="22"/>
                <w:szCs w:val="22"/>
                <w:rtl/>
                <w:lang w:bidi="fa-IR"/>
              </w:rPr>
            </w:pPr>
            <w:ins w:id="987" w:author="R" w:date="2026-05-30T13:34:00Z">
              <w:r w:rsidRPr="0073286A">
                <w:rPr>
                  <w:rFonts w:cs="B Nazanin"/>
                  <w:sz w:val="22"/>
                  <w:szCs w:val="22"/>
                  <w:rtl/>
                  <w:lang w:bidi="fa-IR"/>
                  <w:rPrChange w:id="988" w:author="R" w:date="2026-05-30T13:34:00Z">
                    <w:rPr>
                      <w:rtl/>
                      <w:lang w:bidi="fa-IR"/>
                    </w:rPr>
                  </w:rPrChange>
                </w:rPr>
                <w:t>۱۰۰.۰</w:t>
              </w:r>
            </w:ins>
          </w:p>
        </w:tc>
      </w:tr>
    </w:tbl>
    <w:p w14:paraId="7EE5D60B" w14:textId="77777777" w:rsidR="007506E2" w:rsidRDefault="007506E2" w:rsidP="00462AF9">
      <w:pPr>
        <w:pStyle w:val="NormalWeb"/>
        <w:spacing w:before="0" w:beforeAutospacing="0"/>
        <w:rPr>
          <w:rFonts w:ascii="IRNazanin" w:hAnsi="IRNazanin" w:cs="B Nazanin"/>
          <w:rtl/>
          <w:lang w:bidi="fa-IR"/>
        </w:rPr>
      </w:pPr>
    </w:p>
    <w:p w14:paraId="4134618B" w14:textId="7A3B98CC" w:rsidR="00E207BD" w:rsidRPr="0032771B" w:rsidDel="0073286A" w:rsidRDefault="001A421B" w:rsidP="00254142">
      <w:pPr>
        <w:pStyle w:val="NormalWeb"/>
        <w:spacing w:before="0" w:beforeAutospacing="0" w:line="360" w:lineRule="auto"/>
        <w:contextualSpacing/>
        <w:rPr>
          <w:del w:id="989" w:author="R" w:date="2026-05-30T13:37:00Z"/>
          <w:rFonts w:ascii="IRNazanin" w:hAnsi="IRNazanin" w:cs="B Nazanin"/>
          <w:rtl/>
          <w:lang w:bidi="fa-IR"/>
        </w:rPr>
      </w:pPr>
      <w:del w:id="990" w:author="R" w:date="2026-05-30T13:37:00Z">
        <w:r w:rsidRPr="0032771B" w:rsidDel="0073286A">
          <w:rPr>
            <w:rFonts w:ascii="IRNazanin" w:hAnsi="IRNazanin" w:cs="B Nazanin"/>
            <w:rtl/>
            <w:lang w:bidi="fa-IR"/>
          </w:rPr>
          <w:delText xml:space="preserve">جدول 4 به ما نشان داد که بیش از نیمی از داده‌های گمشده مربوط به فصل بهار هستند. یعنی زمانی که بخشی از کنتورها نصب نشده بودند و خاموش بودند. و 11 درصد داده‌های مفقود مربوط به زمستان هستند، زمانی که جنگ رمضان شروع و شبکه‌های موبایل قطع شدند. البته به این معنا نیست این علت تمام عدم ارسال را توضیح دهد. بلکه به این معنی است که بخشی از عدم ارسال به این دو اتفاق وابسته‌اند. </w:delText>
        </w:r>
      </w:del>
    </w:p>
    <w:bookmarkEnd w:id="576"/>
    <w:p w14:paraId="13A42094" w14:textId="5B61BB40" w:rsidR="00E207BD" w:rsidRPr="0032771B" w:rsidDel="0073286A" w:rsidRDefault="00E207BD" w:rsidP="00462AF9">
      <w:pPr>
        <w:pStyle w:val="NormalWeb"/>
        <w:spacing w:before="0" w:beforeAutospacing="0"/>
        <w:rPr>
          <w:del w:id="991" w:author="R" w:date="2026-05-30T13:37:00Z"/>
          <w:rFonts w:ascii="IRNazanin" w:hAnsi="IRNazanin" w:cs="B Nazanin"/>
          <w:rtl/>
          <w:lang w:bidi="fa-IR"/>
        </w:rPr>
      </w:pPr>
    </w:p>
    <w:p w14:paraId="3423D913" w14:textId="2562B1B1" w:rsidR="00E207BD" w:rsidRPr="0032771B" w:rsidRDefault="00E207BD" w:rsidP="00462AF9">
      <w:pPr>
        <w:pStyle w:val="Heading2"/>
        <w:spacing w:before="0"/>
        <w:rPr>
          <w:rFonts w:ascii="IRNazanin" w:hAnsi="IRNazanin" w:cs="B Nazanin"/>
          <w:b/>
          <w:bCs/>
          <w:color w:val="auto"/>
          <w:sz w:val="28"/>
          <w:szCs w:val="28"/>
          <w:rtl/>
          <w:lang w:bidi="fa-IR"/>
        </w:rPr>
      </w:pPr>
      <w:bookmarkStart w:id="992" w:name="_Toc231041175"/>
      <w:bookmarkStart w:id="993" w:name="_Toc231047677"/>
      <w:r w:rsidRPr="0032771B">
        <w:rPr>
          <w:rFonts w:ascii="IRNazanin" w:hAnsi="IRNazanin" w:cs="B Nazanin"/>
          <w:b/>
          <w:bCs/>
          <w:color w:val="auto"/>
          <w:sz w:val="28"/>
          <w:szCs w:val="28"/>
          <w:rtl/>
          <w:lang w:bidi="fa-IR"/>
        </w:rPr>
        <w:t>2-</w:t>
      </w:r>
      <w:r w:rsidR="00566DF7" w:rsidRPr="0032771B">
        <w:rPr>
          <w:rFonts w:ascii="IRNazanin" w:hAnsi="IRNazanin" w:cs="B Nazanin" w:hint="cs"/>
          <w:b/>
          <w:bCs/>
          <w:color w:val="auto"/>
          <w:sz w:val="28"/>
          <w:szCs w:val="28"/>
          <w:rtl/>
          <w:lang w:bidi="fa-IR"/>
        </w:rPr>
        <w:t>2</w:t>
      </w:r>
      <w:r w:rsidR="00462AF9">
        <w:rPr>
          <w:rFonts w:ascii="IRNazanin" w:hAnsi="IRNazanin" w:cs="B Nazanin" w:hint="cs"/>
          <w:b/>
          <w:bCs/>
          <w:color w:val="auto"/>
          <w:sz w:val="28"/>
          <w:szCs w:val="28"/>
          <w:rtl/>
          <w:lang w:bidi="fa-IR"/>
        </w:rPr>
        <w:t>-</w:t>
      </w:r>
      <w:r w:rsidRPr="0032771B">
        <w:rPr>
          <w:rFonts w:ascii="IRNazanin" w:hAnsi="IRNazanin" w:cs="B Nazanin"/>
          <w:b/>
          <w:bCs/>
          <w:color w:val="auto"/>
          <w:sz w:val="28"/>
          <w:szCs w:val="28"/>
          <w:rtl/>
          <w:lang w:bidi="fa-IR"/>
        </w:rPr>
        <w:t>شناسایی و بررسی مقادیر منفی</w:t>
      </w:r>
      <w:bookmarkEnd w:id="992"/>
      <w:bookmarkEnd w:id="993"/>
    </w:p>
    <w:p w14:paraId="5A6A6580" w14:textId="57E0313F" w:rsidR="00E207BD" w:rsidRPr="0032771B" w:rsidDel="0073286A" w:rsidRDefault="00E207BD" w:rsidP="00254142">
      <w:pPr>
        <w:pStyle w:val="NormalWeb"/>
        <w:spacing w:before="0" w:beforeAutospacing="0" w:line="360" w:lineRule="auto"/>
        <w:contextualSpacing/>
        <w:rPr>
          <w:del w:id="994" w:author="R" w:date="2026-05-30T13:37:00Z"/>
          <w:rFonts w:ascii="IRNazanin" w:hAnsi="IRNazanin" w:cs="B Nazanin"/>
          <w:rtl/>
          <w:lang w:bidi="fa-IR"/>
        </w:rPr>
      </w:pPr>
      <w:del w:id="995" w:author="R" w:date="2026-05-30T13:37:00Z">
        <w:r w:rsidRPr="0032771B" w:rsidDel="0073286A">
          <w:rPr>
            <w:rFonts w:ascii="IRNazanin" w:hAnsi="IRNazanin" w:cs="B Nazanin"/>
            <w:rtl/>
            <w:lang w:bidi="fa-IR"/>
          </w:rPr>
          <w:delText>همانطور که در بخش قبل ذکر شد، حدود 0.04 درصد از داده‌ها، وضعیت منفی دارند. در این بخش به بررسی روند داده‌های منفی در سال</w:delText>
        </w:r>
        <w:r w:rsidR="004B4140" w:rsidRPr="0032771B" w:rsidDel="0073286A">
          <w:rPr>
            <w:rFonts w:ascii="IRNazanin" w:hAnsi="IRNazanin" w:cs="B Nazanin"/>
            <w:rtl/>
            <w:lang w:bidi="fa-IR"/>
          </w:rPr>
          <w:delText xml:space="preserve"> و</w:delText>
        </w:r>
        <w:r w:rsidRPr="0032771B" w:rsidDel="0073286A">
          <w:rPr>
            <w:rFonts w:ascii="IRNazanin" w:hAnsi="IRNazanin" w:cs="B Nazanin"/>
            <w:rtl/>
            <w:lang w:bidi="fa-IR"/>
          </w:rPr>
          <w:delText xml:space="preserve"> فصل می پردازیم. </w:delText>
        </w:r>
      </w:del>
    </w:p>
    <w:p w14:paraId="38F3AE14" w14:textId="67C55F9C" w:rsidR="009065AE" w:rsidRPr="0032771B" w:rsidRDefault="001D7B65" w:rsidP="009065AE">
      <w:pPr>
        <w:pStyle w:val="NormalWeb"/>
        <w:spacing w:before="0" w:beforeAutospacing="0" w:line="360" w:lineRule="auto"/>
        <w:contextualSpacing/>
        <w:rPr>
          <w:ins w:id="996" w:author="R" w:date="2026-05-30T15:17:00Z"/>
        </w:rPr>
      </w:pPr>
      <w:ins w:id="997" w:author="R" w:date="2026-05-30T13:48:00Z">
        <w:r w:rsidRPr="001D7B65">
          <w:rPr>
            <w:rFonts w:ascii="IRNazanin" w:hAnsi="IRNazanin" w:cs="B Nazanin" w:hint="cs"/>
            <w:rtl/>
            <w:lang w:bidi="fa-IR"/>
          </w:rPr>
          <w:t>در</w:t>
        </w:r>
        <w:r w:rsidRPr="001D7B65">
          <w:rPr>
            <w:rFonts w:ascii="IRNazanin" w:hAnsi="IRNazanin" w:cs="B Nazanin"/>
            <w:rtl/>
            <w:lang w:bidi="fa-IR"/>
          </w:rPr>
          <w:t xml:space="preserve"> </w:t>
        </w:r>
      </w:ins>
      <w:ins w:id="998" w:author="R" w:date="2026-05-30T15:23:00Z">
        <w:r w:rsidR="004B5D1F">
          <w:rPr>
            <w:rFonts w:ascii="IRNazanin" w:hAnsi="IRNazanin" w:cs="B Nazanin"/>
            <w:rtl/>
            <w:lang w:bidi="fa-IR"/>
          </w:rPr>
          <w:fldChar w:fldCharType="begin"/>
        </w:r>
        <w:r w:rsidR="004B5D1F">
          <w:rPr>
            <w:rFonts w:ascii="IRNazanin" w:hAnsi="IRNazanin" w:cs="B Nazanin"/>
            <w:rtl/>
            <w:lang w:bidi="fa-IR"/>
          </w:rPr>
          <w:instrText xml:space="preserve"> </w:instrText>
        </w:r>
        <w:r w:rsidR="004B5D1F">
          <w:rPr>
            <w:rFonts w:ascii="IRNazanin" w:hAnsi="IRNazanin" w:cs="B Nazanin"/>
            <w:lang w:bidi="fa-IR"/>
          </w:rPr>
          <w:instrText>REF</w:instrText>
        </w:r>
        <w:r w:rsidR="004B5D1F">
          <w:rPr>
            <w:rFonts w:ascii="IRNazanin" w:hAnsi="IRNazanin" w:cs="B Nazanin"/>
            <w:rtl/>
            <w:lang w:bidi="fa-IR"/>
          </w:rPr>
          <w:instrText xml:space="preserve"> _</w:instrText>
        </w:r>
        <w:r w:rsidR="004B5D1F">
          <w:rPr>
            <w:rFonts w:ascii="IRNazanin" w:hAnsi="IRNazanin" w:cs="B Nazanin"/>
            <w:lang w:bidi="fa-IR"/>
          </w:rPr>
          <w:instrText>Ref</w:instrText>
        </w:r>
        <w:r w:rsidR="004B5D1F">
          <w:rPr>
            <w:rFonts w:ascii="IRNazanin" w:hAnsi="IRNazanin" w:cs="B Nazanin"/>
            <w:rtl/>
            <w:lang w:bidi="fa-IR"/>
          </w:rPr>
          <w:instrText xml:space="preserve">231047037 </w:instrText>
        </w:r>
        <w:r w:rsidR="004B5D1F">
          <w:rPr>
            <w:rFonts w:ascii="IRNazanin" w:hAnsi="IRNazanin" w:cs="B Nazanin"/>
            <w:lang w:bidi="fa-IR"/>
          </w:rPr>
          <w:instrText>\h</w:instrText>
        </w:r>
        <w:r w:rsidR="004B5D1F">
          <w:rPr>
            <w:rFonts w:ascii="IRNazanin" w:hAnsi="IRNazanin" w:cs="B Nazanin"/>
            <w:rtl/>
            <w:lang w:bidi="fa-IR"/>
          </w:rPr>
          <w:instrText xml:space="preserve"> </w:instrText>
        </w:r>
      </w:ins>
      <w:r w:rsidR="004B5D1F">
        <w:rPr>
          <w:rFonts w:ascii="IRNazanin" w:hAnsi="IRNazanin" w:cs="B Nazanin"/>
          <w:rtl/>
          <w:lang w:bidi="fa-IR"/>
        </w:rPr>
      </w:r>
      <w:r w:rsidR="004B5D1F">
        <w:rPr>
          <w:rFonts w:ascii="IRNazanin" w:hAnsi="IRNazanin" w:cs="B Nazanin"/>
          <w:rtl/>
          <w:lang w:bidi="fa-IR"/>
        </w:rPr>
        <w:fldChar w:fldCharType="separate"/>
      </w:r>
      <w:ins w:id="999" w:author="R" w:date="2026-05-30T15:23:00Z">
        <w:r w:rsidR="004B5D1F" w:rsidRPr="00462AF9">
          <w:rPr>
            <w:rFonts w:ascii="IRNazanin" w:hAnsi="IRNazanin" w:cs="B Nazanin"/>
            <w:sz w:val="22"/>
            <w:szCs w:val="22"/>
            <w:rtl/>
          </w:rPr>
          <w:t xml:space="preserve">شکل </w:t>
        </w:r>
        <w:r w:rsidR="004B5D1F">
          <w:rPr>
            <w:rFonts w:ascii="IRNazanin" w:hAnsi="IRNazanin" w:cs="B Nazanin"/>
            <w:noProof/>
            <w:sz w:val="22"/>
            <w:szCs w:val="22"/>
            <w:rtl/>
          </w:rPr>
          <w:t>3</w:t>
        </w:r>
        <w:r w:rsidR="004B5D1F">
          <w:rPr>
            <w:rFonts w:ascii="IRNazanin" w:hAnsi="IRNazanin" w:cs="B Nazanin"/>
            <w:rtl/>
            <w:lang w:bidi="fa-IR"/>
          </w:rPr>
          <w:fldChar w:fldCharType="end"/>
        </w:r>
      </w:ins>
      <w:ins w:id="1000" w:author="R" w:date="2026-05-30T13:48:00Z">
        <w:r w:rsidRPr="001D7B65">
          <w:rPr>
            <w:rFonts w:ascii="IRNazanin" w:hAnsi="IRNazanin" w:cs="B Nazanin"/>
            <w:rtl/>
            <w:lang w:bidi="fa-IR"/>
          </w:rPr>
          <w:t xml:space="preserve"> </w:t>
        </w:r>
        <w:r w:rsidRPr="001D7B65">
          <w:rPr>
            <w:rFonts w:ascii="IRNazanin" w:hAnsi="IRNazanin" w:cs="B Nazanin" w:hint="cs"/>
            <w:rtl/>
            <w:lang w:bidi="fa-IR"/>
          </w:rPr>
          <w:t>روند</w:t>
        </w:r>
        <w:r w:rsidRPr="001D7B65">
          <w:rPr>
            <w:rFonts w:ascii="IRNazanin" w:hAnsi="IRNazanin" w:cs="B Nazanin"/>
            <w:rtl/>
            <w:lang w:bidi="fa-IR"/>
          </w:rPr>
          <w:t xml:space="preserve"> </w:t>
        </w:r>
        <w:r w:rsidRPr="001D7B65">
          <w:rPr>
            <w:rFonts w:ascii="IRNazanin" w:hAnsi="IRNazanin" w:cs="B Nazanin" w:hint="cs"/>
            <w:rtl/>
            <w:lang w:bidi="fa-IR"/>
          </w:rPr>
          <w:t>داده‌های</w:t>
        </w:r>
        <w:r w:rsidRPr="001D7B65">
          <w:rPr>
            <w:rFonts w:ascii="IRNazanin" w:hAnsi="IRNazanin" w:cs="B Nazanin"/>
            <w:rtl/>
            <w:lang w:bidi="fa-IR"/>
          </w:rPr>
          <w:t xml:space="preserve"> </w:t>
        </w:r>
        <w:r w:rsidRPr="001D7B65">
          <w:rPr>
            <w:rFonts w:ascii="IRNazanin" w:hAnsi="IRNazanin" w:cs="B Nazanin" w:hint="cs"/>
            <w:rtl/>
            <w:lang w:bidi="fa-IR"/>
          </w:rPr>
          <w:t>منفی</w:t>
        </w:r>
        <w:r w:rsidRPr="001D7B65">
          <w:rPr>
            <w:rFonts w:ascii="IRNazanin" w:hAnsi="IRNazanin" w:cs="B Nazanin"/>
            <w:rtl/>
            <w:lang w:bidi="fa-IR"/>
          </w:rPr>
          <w:t xml:space="preserve"> </w:t>
        </w:r>
        <w:r w:rsidRPr="001D7B65">
          <w:rPr>
            <w:rFonts w:ascii="IRNazanin" w:hAnsi="IRNazanin" w:cs="B Nazanin" w:hint="cs"/>
            <w:rtl/>
            <w:lang w:bidi="fa-IR"/>
          </w:rPr>
          <w:t>مشهود</w:t>
        </w:r>
        <w:r w:rsidRPr="001D7B65">
          <w:rPr>
            <w:rFonts w:ascii="IRNazanin" w:hAnsi="IRNazanin" w:cs="B Nazanin"/>
            <w:rtl/>
            <w:lang w:bidi="fa-IR"/>
          </w:rPr>
          <w:t xml:space="preserve"> </w:t>
        </w:r>
        <w:r w:rsidRPr="001D7B65">
          <w:rPr>
            <w:rFonts w:ascii="IRNazanin" w:hAnsi="IRNazanin" w:cs="B Nazanin" w:hint="cs"/>
            <w:rtl/>
            <w:lang w:bidi="fa-IR"/>
          </w:rPr>
          <w:t>است</w:t>
        </w:r>
        <w:r w:rsidRPr="001D7B65">
          <w:rPr>
            <w:rFonts w:ascii="IRNazanin" w:hAnsi="IRNazanin" w:cs="B Nazanin"/>
            <w:rtl/>
            <w:lang w:bidi="fa-IR"/>
          </w:rPr>
          <w:t xml:space="preserve">. </w:t>
        </w:r>
        <w:r w:rsidRPr="001D7B65">
          <w:rPr>
            <w:rFonts w:ascii="IRNazanin" w:hAnsi="IRNazanin" w:cs="B Nazanin" w:hint="cs"/>
            <w:rtl/>
            <w:lang w:bidi="fa-IR"/>
          </w:rPr>
          <w:t>اما</w:t>
        </w:r>
        <w:r w:rsidRPr="001D7B65">
          <w:rPr>
            <w:rFonts w:ascii="IRNazanin" w:hAnsi="IRNazanin" w:cs="B Nazanin"/>
            <w:rtl/>
            <w:lang w:bidi="fa-IR"/>
          </w:rPr>
          <w:t xml:space="preserve"> </w:t>
        </w:r>
        <w:r w:rsidRPr="001D7B65">
          <w:rPr>
            <w:rFonts w:ascii="IRNazanin" w:hAnsi="IRNazanin" w:cs="B Nazanin" w:hint="cs"/>
            <w:rtl/>
            <w:lang w:bidi="fa-IR"/>
          </w:rPr>
          <w:t>برخلاف</w:t>
        </w:r>
        <w:r w:rsidRPr="001D7B65">
          <w:rPr>
            <w:rFonts w:ascii="IRNazanin" w:hAnsi="IRNazanin" w:cs="B Nazanin"/>
            <w:rtl/>
            <w:lang w:bidi="fa-IR"/>
          </w:rPr>
          <w:t xml:space="preserve"> </w:t>
        </w:r>
        <w:r w:rsidRPr="001D7B65">
          <w:rPr>
            <w:rFonts w:ascii="IRNazanin" w:hAnsi="IRNazanin" w:cs="B Nazanin" w:hint="cs"/>
            <w:rtl/>
            <w:lang w:bidi="fa-IR"/>
          </w:rPr>
          <w:t>داده‌های</w:t>
        </w:r>
        <w:r w:rsidRPr="001D7B65">
          <w:rPr>
            <w:rFonts w:ascii="IRNazanin" w:hAnsi="IRNazanin" w:cs="B Nazanin"/>
            <w:rtl/>
            <w:lang w:bidi="fa-IR"/>
          </w:rPr>
          <w:t xml:space="preserve"> </w:t>
        </w:r>
        <w:r w:rsidRPr="001D7B65">
          <w:rPr>
            <w:rFonts w:ascii="IRNazanin" w:hAnsi="IRNazanin" w:cs="B Nazanin" w:hint="cs"/>
            <w:rtl/>
            <w:lang w:bidi="fa-IR"/>
          </w:rPr>
          <w:t>گمشده،</w:t>
        </w:r>
        <w:r w:rsidRPr="001D7B65">
          <w:rPr>
            <w:rFonts w:ascii="IRNazanin" w:hAnsi="IRNazanin" w:cs="B Nazanin"/>
            <w:rtl/>
            <w:lang w:bidi="fa-IR"/>
          </w:rPr>
          <w:t xml:space="preserve"> </w:t>
        </w:r>
        <w:r w:rsidRPr="001D7B65">
          <w:rPr>
            <w:rFonts w:ascii="IRNazanin" w:hAnsi="IRNazanin" w:cs="B Nazanin" w:hint="cs"/>
            <w:rtl/>
            <w:lang w:bidi="fa-IR"/>
          </w:rPr>
          <w:t>در</w:t>
        </w:r>
        <w:r w:rsidRPr="001D7B65">
          <w:rPr>
            <w:rFonts w:ascii="IRNazanin" w:hAnsi="IRNazanin" w:cs="B Nazanin"/>
            <w:rtl/>
            <w:lang w:bidi="fa-IR"/>
          </w:rPr>
          <w:t xml:space="preserve"> </w:t>
        </w:r>
        <w:r w:rsidRPr="001D7B65">
          <w:rPr>
            <w:rFonts w:ascii="IRNazanin" w:hAnsi="IRNazanin" w:cs="B Nazanin" w:hint="cs"/>
            <w:rtl/>
            <w:lang w:bidi="fa-IR"/>
          </w:rPr>
          <w:t>اکثر</w:t>
        </w:r>
        <w:r w:rsidRPr="001D7B65">
          <w:rPr>
            <w:rFonts w:ascii="IRNazanin" w:hAnsi="IRNazanin" w:cs="B Nazanin"/>
            <w:rtl/>
            <w:lang w:bidi="fa-IR"/>
          </w:rPr>
          <w:t xml:space="preserve"> </w:t>
        </w:r>
        <w:r w:rsidRPr="001D7B65">
          <w:rPr>
            <w:rFonts w:ascii="IRNazanin" w:hAnsi="IRNazanin" w:cs="B Nazanin" w:hint="cs"/>
            <w:rtl/>
            <w:lang w:bidi="fa-IR"/>
          </w:rPr>
          <w:t>موارد</w:t>
        </w:r>
        <w:r w:rsidRPr="001D7B65">
          <w:rPr>
            <w:rFonts w:ascii="IRNazanin" w:hAnsi="IRNazanin" w:cs="B Nazanin"/>
            <w:rtl/>
            <w:lang w:bidi="fa-IR"/>
          </w:rPr>
          <w:t xml:space="preserve"> </w:t>
        </w:r>
        <w:r w:rsidRPr="001D7B65">
          <w:rPr>
            <w:rFonts w:ascii="IRNazanin" w:hAnsi="IRNazanin" w:cs="B Nazanin" w:hint="cs"/>
            <w:rtl/>
            <w:lang w:bidi="fa-IR"/>
          </w:rPr>
          <w:t>نزدیک</w:t>
        </w:r>
        <w:r w:rsidRPr="001D7B65">
          <w:rPr>
            <w:rFonts w:ascii="IRNazanin" w:hAnsi="IRNazanin" w:cs="B Nazanin"/>
            <w:rtl/>
            <w:lang w:bidi="fa-IR"/>
          </w:rPr>
          <w:t xml:space="preserve"> </w:t>
        </w:r>
        <w:r w:rsidRPr="001D7B65">
          <w:rPr>
            <w:rFonts w:ascii="IRNazanin" w:hAnsi="IRNazanin" w:cs="B Nazanin" w:hint="cs"/>
            <w:rtl/>
            <w:lang w:bidi="fa-IR"/>
          </w:rPr>
          <w:t>به</w:t>
        </w:r>
        <w:r w:rsidRPr="001D7B65">
          <w:rPr>
            <w:rFonts w:ascii="IRNazanin" w:hAnsi="IRNazanin" w:cs="B Nazanin"/>
            <w:rtl/>
            <w:lang w:bidi="fa-IR"/>
          </w:rPr>
          <w:t xml:space="preserve"> </w:t>
        </w:r>
        <w:r w:rsidRPr="001D7B65">
          <w:rPr>
            <w:rFonts w:ascii="IRNazanin" w:hAnsi="IRNazanin" w:cs="B Nazanin" w:hint="cs"/>
            <w:rtl/>
            <w:lang w:bidi="fa-IR"/>
          </w:rPr>
          <w:t>صفر</w:t>
        </w:r>
        <w:r w:rsidRPr="001D7B65">
          <w:rPr>
            <w:rFonts w:ascii="IRNazanin" w:hAnsi="IRNazanin" w:cs="B Nazanin"/>
            <w:rtl/>
            <w:lang w:bidi="fa-IR"/>
          </w:rPr>
          <w:t xml:space="preserve"> </w:t>
        </w:r>
        <w:r w:rsidRPr="001D7B65">
          <w:rPr>
            <w:rFonts w:ascii="IRNazanin" w:hAnsi="IRNazanin" w:cs="B Nazanin" w:hint="cs"/>
            <w:rtl/>
            <w:lang w:bidi="fa-IR"/>
          </w:rPr>
          <w:t>است</w:t>
        </w:r>
        <w:r w:rsidRPr="001D7B65">
          <w:rPr>
            <w:rFonts w:ascii="IRNazanin" w:hAnsi="IRNazanin" w:cs="B Nazanin"/>
            <w:rtl/>
            <w:lang w:bidi="fa-IR"/>
          </w:rPr>
          <w:t xml:space="preserve">. </w:t>
        </w:r>
        <w:r w:rsidRPr="001D7B65">
          <w:rPr>
            <w:rFonts w:ascii="IRNazanin" w:hAnsi="IRNazanin" w:cs="B Nazanin" w:hint="cs"/>
            <w:rtl/>
            <w:lang w:bidi="fa-IR"/>
          </w:rPr>
          <w:t>یک</w:t>
        </w:r>
        <w:r w:rsidRPr="001D7B65">
          <w:rPr>
            <w:rFonts w:ascii="IRNazanin" w:hAnsi="IRNazanin" w:cs="B Nazanin"/>
            <w:rtl/>
            <w:lang w:bidi="fa-IR"/>
          </w:rPr>
          <w:t xml:space="preserve"> </w:t>
        </w:r>
        <w:r w:rsidRPr="001D7B65">
          <w:rPr>
            <w:rFonts w:ascii="IRNazanin" w:hAnsi="IRNazanin" w:cs="B Nazanin" w:hint="cs"/>
            <w:rtl/>
            <w:lang w:bidi="fa-IR"/>
          </w:rPr>
          <w:t>اسپایک</w:t>
        </w:r>
        <w:r w:rsidRPr="001D7B65">
          <w:rPr>
            <w:rFonts w:ascii="IRNazanin" w:hAnsi="IRNazanin" w:cs="B Nazanin"/>
            <w:rtl/>
            <w:lang w:bidi="fa-IR"/>
          </w:rPr>
          <w:t xml:space="preserve"> </w:t>
        </w:r>
        <w:r w:rsidRPr="001D7B65">
          <w:rPr>
            <w:rFonts w:ascii="IRNazanin" w:hAnsi="IRNazanin" w:cs="B Nazanin" w:hint="cs"/>
            <w:rtl/>
            <w:lang w:bidi="fa-IR"/>
          </w:rPr>
          <w:t>در</w:t>
        </w:r>
        <w:r w:rsidRPr="001D7B65">
          <w:rPr>
            <w:rFonts w:ascii="IRNazanin" w:hAnsi="IRNazanin" w:cs="B Nazanin"/>
            <w:rtl/>
            <w:lang w:bidi="fa-IR"/>
          </w:rPr>
          <w:t xml:space="preserve"> </w:t>
        </w:r>
      </w:ins>
      <w:ins w:id="1001" w:author="R" w:date="2026-05-30T13:51:00Z">
        <w:r>
          <w:rPr>
            <w:rFonts w:ascii="IRNazanin" w:hAnsi="IRNazanin" w:cs="B Nazanin" w:hint="cs"/>
            <w:rtl/>
            <w:lang w:bidi="fa-IR"/>
          </w:rPr>
          <w:t>تاریخ دقیق اول مرداد به</w:t>
        </w:r>
      </w:ins>
      <w:ins w:id="1002" w:author="R" w:date="2026-05-30T13:48:00Z">
        <w:r w:rsidRPr="001D7B65">
          <w:rPr>
            <w:rFonts w:ascii="IRNazanin" w:hAnsi="IRNazanin" w:cs="B Nazanin"/>
            <w:rtl/>
            <w:lang w:bidi="fa-IR"/>
          </w:rPr>
          <w:t xml:space="preserve"> </w:t>
        </w:r>
        <w:r w:rsidRPr="001D7B65">
          <w:rPr>
            <w:rFonts w:ascii="IRNazanin" w:hAnsi="IRNazanin" w:cs="B Nazanin" w:hint="cs"/>
            <w:rtl/>
            <w:lang w:bidi="fa-IR"/>
          </w:rPr>
          <w:t>چشم</w:t>
        </w:r>
        <w:r w:rsidRPr="001D7B65">
          <w:rPr>
            <w:rFonts w:ascii="IRNazanin" w:hAnsi="IRNazanin" w:cs="B Nazanin"/>
            <w:rtl/>
            <w:lang w:bidi="fa-IR"/>
          </w:rPr>
          <w:t xml:space="preserve"> </w:t>
        </w:r>
        <w:r w:rsidRPr="001D7B65">
          <w:rPr>
            <w:rFonts w:ascii="IRNazanin" w:hAnsi="IRNazanin" w:cs="B Nazanin" w:hint="cs"/>
            <w:rtl/>
            <w:lang w:bidi="fa-IR"/>
          </w:rPr>
          <w:t>می</w:t>
        </w:r>
        <w:r w:rsidRPr="001D7B65">
          <w:rPr>
            <w:rFonts w:ascii="IRNazanin" w:hAnsi="IRNazanin" w:cs="B Nazanin"/>
            <w:rtl/>
            <w:lang w:bidi="fa-IR"/>
          </w:rPr>
          <w:t xml:space="preserve"> </w:t>
        </w:r>
        <w:r w:rsidRPr="001D7B65">
          <w:rPr>
            <w:rFonts w:ascii="IRNazanin" w:hAnsi="IRNazanin" w:cs="B Nazanin" w:hint="cs"/>
            <w:rtl/>
            <w:lang w:bidi="fa-IR"/>
          </w:rPr>
          <w:t>خورد</w:t>
        </w:r>
      </w:ins>
      <w:ins w:id="1003" w:author="R" w:date="2026-05-30T13:51:00Z">
        <w:r>
          <w:rPr>
            <w:rFonts w:ascii="IRNazanin" w:hAnsi="IRNazanin" w:cs="B Nazanin" w:hint="cs"/>
            <w:rtl/>
            <w:lang w:bidi="fa-IR"/>
          </w:rPr>
          <w:t>. اما در کل داده این اسپایک م</w:t>
        </w:r>
      </w:ins>
      <w:ins w:id="1004" w:author="R" w:date="2026-05-30T13:52:00Z">
        <w:r>
          <w:rPr>
            <w:rFonts w:ascii="IRNazanin" w:hAnsi="IRNazanin" w:cs="B Nazanin" w:hint="cs"/>
            <w:rtl/>
            <w:lang w:bidi="fa-IR"/>
          </w:rPr>
          <w:t xml:space="preserve">جددا به این شکل تکرار نمی‌شود و از این تاریخ به بعد، تعداد مقادیر منفی حتی کمتر از قبل به چشم می‌خورد. </w:t>
        </w:r>
      </w:ins>
      <w:ins w:id="1005" w:author="R" w:date="2026-05-30T15:17:00Z">
        <w:r w:rsidR="009065AE">
          <w:rPr>
            <w:rFonts w:ascii="IRNazanin" w:hAnsi="IRNazanin" w:cs="B Nazanin" w:hint="cs"/>
            <w:rtl/>
            <w:lang w:bidi="fa-IR"/>
          </w:rPr>
          <w:t xml:space="preserve">در </w:t>
        </w:r>
      </w:ins>
      <w:ins w:id="1006" w:author="R" w:date="2026-05-30T15:24:00Z">
        <w:r w:rsidR="004B5D1F">
          <w:rPr>
            <w:rFonts w:ascii="IRNazanin" w:hAnsi="IRNazanin" w:cs="B Nazanin"/>
            <w:rtl/>
            <w:lang w:bidi="fa-IR"/>
          </w:rPr>
          <w:fldChar w:fldCharType="begin"/>
        </w:r>
        <w:r w:rsidR="004B5D1F">
          <w:rPr>
            <w:rFonts w:ascii="IRNazanin" w:hAnsi="IRNazanin" w:cs="B Nazanin"/>
            <w:rtl/>
            <w:lang w:bidi="fa-IR"/>
          </w:rPr>
          <w:instrText xml:space="preserve"> </w:instrText>
        </w:r>
        <w:r w:rsidR="004B5D1F">
          <w:rPr>
            <w:rFonts w:ascii="IRNazanin" w:hAnsi="IRNazanin" w:cs="B Nazanin" w:hint="cs"/>
            <w:lang w:bidi="fa-IR"/>
          </w:rPr>
          <w:instrText>REF</w:instrText>
        </w:r>
        <w:r w:rsidR="004B5D1F">
          <w:rPr>
            <w:rFonts w:ascii="IRNazanin" w:hAnsi="IRNazanin" w:cs="B Nazanin" w:hint="cs"/>
            <w:rtl/>
            <w:lang w:bidi="fa-IR"/>
          </w:rPr>
          <w:instrText xml:space="preserve"> _</w:instrText>
        </w:r>
        <w:r w:rsidR="004B5D1F">
          <w:rPr>
            <w:rFonts w:ascii="IRNazanin" w:hAnsi="IRNazanin" w:cs="B Nazanin" w:hint="cs"/>
            <w:lang w:bidi="fa-IR"/>
          </w:rPr>
          <w:instrText>Ref</w:instrText>
        </w:r>
        <w:r w:rsidR="004B5D1F">
          <w:rPr>
            <w:rFonts w:ascii="IRNazanin" w:hAnsi="IRNazanin" w:cs="B Nazanin" w:hint="cs"/>
            <w:rtl/>
            <w:lang w:bidi="fa-IR"/>
          </w:rPr>
          <w:instrText xml:space="preserve">231047062 </w:instrText>
        </w:r>
        <w:r w:rsidR="004B5D1F">
          <w:rPr>
            <w:rFonts w:ascii="IRNazanin" w:hAnsi="IRNazanin" w:cs="B Nazanin" w:hint="cs"/>
            <w:lang w:bidi="fa-IR"/>
          </w:rPr>
          <w:instrText>\h</w:instrText>
        </w:r>
        <w:r w:rsidR="004B5D1F">
          <w:rPr>
            <w:rFonts w:ascii="IRNazanin" w:hAnsi="IRNazanin" w:cs="B Nazanin"/>
            <w:rtl/>
            <w:lang w:bidi="fa-IR"/>
          </w:rPr>
          <w:instrText xml:space="preserve"> </w:instrText>
        </w:r>
      </w:ins>
      <w:r w:rsidR="004B5D1F">
        <w:rPr>
          <w:rFonts w:ascii="IRNazanin" w:hAnsi="IRNazanin" w:cs="B Nazanin"/>
          <w:rtl/>
          <w:lang w:bidi="fa-IR"/>
        </w:rPr>
      </w:r>
      <w:r w:rsidR="004B5D1F">
        <w:rPr>
          <w:rFonts w:ascii="IRNazanin" w:hAnsi="IRNazanin" w:cs="B Nazanin"/>
          <w:rtl/>
          <w:lang w:bidi="fa-IR"/>
        </w:rPr>
        <w:fldChar w:fldCharType="separate"/>
      </w:r>
      <w:ins w:id="1007" w:author="R" w:date="2026-05-30T15:24:00Z">
        <w:r w:rsidR="004B5D1F" w:rsidRPr="004B5D1F">
          <w:rPr>
            <w:rFonts w:cs="B Nazanin" w:hint="eastAsia"/>
            <w:sz w:val="22"/>
            <w:szCs w:val="22"/>
            <w:rtl/>
            <w:rPrChange w:id="1008" w:author="R" w:date="2026-05-30T15:22:00Z">
              <w:rPr>
                <w:rFonts w:hint="eastAsia"/>
                <w:rtl/>
              </w:rPr>
            </w:rPrChange>
          </w:rPr>
          <w:t>جدول</w:t>
        </w:r>
        <w:r w:rsidR="004B5D1F" w:rsidRPr="004B5D1F">
          <w:rPr>
            <w:rFonts w:cs="B Nazanin"/>
            <w:sz w:val="22"/>
            <w:szCs w:val="22"/>
            <w:rtl/>
            <w:rPrChange w:id="1009" w:author="R" w:date="2026-05-30T15:22:00Z">
              <w:rPr>
                <w:rtl/>
              </w:rPr>
            </w:rPrChange>
          </w:rPr>
          <w:t xml:space="preserve"> </w:t>
        </w:r>
        <w:r w:rsidR="004B5D1F" w:rsidRPr="004B5D1F">
          <w:rPr>
            <w:rFonts w:cs="B Nazanin"/>
            <w:noProof/>
            <w:sz w:val="22"/>
            <w:szCs w:val="22"/>
            <w:rtl/>
            <w:rPrChange w:id="1010" w:author="R" w:date="2026-05-30T15:22:00Z">
              <w:rPr>
                <w:noProof/>
                <w:rtl/>
              </w:rPr>
            </w:rPrChange>
          </w:rPr>
          <w:t>4</w:t>
        </w:r>
        <w:r w:rsidR="004B5D1F">
          <w:rPr>
            <w:rFonts w:ascii="IRNazanin" w:hAnsi="IRNazanin" w:cs="B Nazanin"/>
            <w:rtl/>
            <w:lang w:bidi="fa-IR"/>
          </w:rPr>
          <w:fldChar w:fldCharType="end"/>
        </w:r>
      </w:ins>
      <w:ins w:id="1011" w:author="R" w:date="2026-05-30T15:17:00Z">
        <w:r w:rsidR="009065AE">
          <w:rPr>
            <w:rFonts w:ascii="IRNazanin" w:hAnsi="IRNazanin" w:cs="B Nazanin" w:hint="cs"/>
            <w:rtl/>
            <w:lang w:bidi="fa-IR"/>
          </w:rPr>
          <w:t xml:space="preserve"> نشان می‌دهیم سهم داده‌های منفی در تابستان بیش از 60 درصد است که به دلیل اسپایکی است که در </w:t>
        </w:r>
      </w:ins>
      <w:ins w:id="1012" w:author="R" w:date="2026-05-30T15:24:00Z">
        <w:r w:rsidR="004B5D1F">
          <w:rPr>
            <w:rFonts w:ascii="IRNazanin" w:hAnsi="IRNazanin" w:cs="B Nazanin"/>
            <w:rtl/>
            <w:lang w:bidi="fa-IR"/>
          </w:rPr>
          <w:fldChar w:fldCharType="begin"/>
        </w:r>
        <w:r w:rsidR="004B5D1F">
          <w:rPr>
            <w:rFonts w:ascii="IRNazanin" w:hAnsi="IRNazanin" w:cs="B Nazanin"/>
            <w:rtl/>
            <w:lang w:bidi="fa-IR"/>
          </w:rPr>
          <w:instrText xml:space="preserve"> </w:instrText>
        </w:r>
        <w:r w:rsidR="004B5D1F">
          <w:rPr>
            <w:rFonts w:ascii="IRNazanin" w:hAnsi="IRNazanin" w:cs="B Nazanin" w:hint="cs"/>
            <w:lang w:bidi="fa-IR"/>
          </w:rPr>
          <w:instrText>REF</w:instrText>
        </w:r>
        <w:r w:rsidR="004B5D1F">
          <w:rPr>
            <w:rFonts w:ascii="IRNazanin" w:hAnsi="IRNazanin" w:cs="B Nazanin" w:hint="cs"/>
            <w:rtl/>
            <w:lang w:bidi="fa-IR"/>
          </w:rPr>
          <w:instrText xml:space="preserve"> _</w:instrText>
        </w:r>
        <w:r w:rsidR="004B5D1F">
          <w:rPr>
            <w:rFonts w:ascii="IRNazanin" w:hAnsi="IRNazanin" w:cs="B Nazanin" w:hint="cs"/>
            <w:lang w:bidi="fa-IR"/>
          </w:rPr>
          <w:instrText>Ref</w:instrText>
        </w:r>
        <w:r w:rsidR="004B5D1F">
          <w:rPr>
            <w:rFonts w:ascii="IRNazanin" w:hAnsi="IRNazanin" w:cs="B Nazanin" w:hint="cs"/>
            <w:rtl/>
            <w:lang w:bidi="fa-IR"/>
          </w:rPr>
          <w:instrText xml:space="preserve">231047037 </w:instrText>
        </w:r>
        <w:r w:rsidR="004B5D1F">
          <w:rPr>
            <w:rFonts w:ascii="IRNazanin" w:hAnsi="IRNazanin" w:cs="B Nazanin" w:hint="cs"/>
            <w:lang w:bidi="fa-IR"/>
          </w:rPr>
          <w:instrText>\h</w:instrText>
        </w:r>
        <w:r w:rsidR="004B5D1F">
          <w:rPr>
            <w:rFonts w:ascii="IRNazanin" w:hAnsi="IRNazanin" w:cs="B Nazanin"/>
            <w:rtl/>
            <w:lang w:bidi="fa-IR"/>
          </w:rPr>
          <w:instrText xml:space="preserve"> </w:instrText>
        </w:r>
      </w:ins>
      <w:r w:rsidR="004B5D1F">
        <w:rPr>
          <w:rFonts w:ascii="IRNazanin" w:hAnsi="IRNazanin" w:cs="B Nazanin"/>
          <w:rtl/>
          <w:lang w:bidi="fa-IR"/>
        </w:rPr>
      </w:r>
      <w:r w:rsidR="004B5D1F">
        <w:rPr>
          <w:rFonts w:ascii="IRNazanin" w:hAnsi="IRNazanin" w:cs="B Nazanin"/>
          <w:rtl/>
          <w:lang w:bidi="fa-IR"/>
        </w:rPr>
        <w:fldChar w:fldCharType="separate"/>
      </w:r>
      <w:ins w:id="1013" w:author="R" w:date="2026-05-30T15:24:00Z">
        <w:r w:rsidR="004B5D1F" w:rsidRPr="00462AF9">
          <w:rPr>
            <w:rFonts w:ascii="IRNazanin" w:hAnsi="IRNazanin" w:cs="B Nazanin"/>
            <w:sz w:val="22"/>
            <w:szCs w:val="22"/>
            <w:rtl/>
          </w:rPr>
          <w:t xml:space="preserve">شکل </w:t>
        </w:r>
        <w:r w:rsidR="004B5D1F">
          <w:rPr>
            <w:rFonts w:ascii="IRNazanin" w:hAnsi="IRNazanin" w:cs="B Nazanin"/>
            <w:noProof/>
            <w:sz w:val="22"/>
            <w:szCs w:val="22"/>
            <w:rtl/>
          </w:rPr>
          <w:t>3</w:t>
        </w:r>
        <w:r w:rsidR="004B5D1F">
          <w:rPr>
            <w:rFonts w:ascii="IRNazanin" w:hAnsi="IRNazanin" w:cs="B Nazanin"/>
            <w:rtl/>
            <w:lang w:bidi="fa-IR"/>
          </w:rPr>
          <w:fldChar w:fldCharType="end"/>
        </w:r>
        <w:r w:rsidR="004B5D1F">
          <w:rPr>
            <w:rFonts w:ascii="IRNazanin" w:hAnsi="IRNazanin" w:cs="B Nazanin" w:hint="cs"/>
            <w:rtl/>
            <w:lang w:bidi="fa-IR"/>
          </w:rPr>
          <w:t xml:space="preserve"> </w:t>
        </w:r>
      </w:ins>
      <w:ins w:id="1014" w:author="R" w:date="2026-05-30T15:17:00Z">
        <w:r w:rsidR="009065AE">
          <w:rPr>
            <w:rFonts w:ascii="IRNazanin" w:hAnsi="IRNazanin" w:cs="B Nazanin" w:hint="cs"/>
            <w:rtl/>
            <w:lang w:bidi="fa-IR"/>
          </w:rPr>
          <w:t>مشاهده کردیم. از طرفی در پاییز و ز</w:t>
        </w:r>
      </w:ins>
      <w:ins w:id="1015" w:author="R" w:date="2026-05-30T15:18:00Z">
        <w:r w:rsidR="009065AE">
          <w:rPr>
            <w:rFonts w:ascii="IRNazanin" w:hAnsi="IRNazanin" w:cs="B Nazanin" w:hint="cs"/>
            <w:rtl/>
            <w:lang w:bidi="fa-IR"/>
          </w:rPr>
          <w:t xml:space="preserve">مستان، سهم داده‌های منفی از بهار کمتر است.  </w:t>
        </w:r>
      </w:ins>
    </w:p>
    <w:p w14:paraId="04405A56" w14:textId="776A0091" w:rsidR="00966A89" w:rsidDel="001D7B65" w:rsidRDefault="00966A89" w:rsidP="001D7B65">
      <w:pPr>
        <w:pStyle w:val="NormalWeb"/>
        <w:keepNext/>
        <w:spacing w:before="0" w:beforeAutospacing="0"/>
        <w:jc w:val="left"/>
        <w:rPr>
          <w:del w:id="1016" w:author="R" w:date="2026-05-30T13:48:00Z"/>
          <w:rFonts w:ascii="IRNazanin" w:hAnsi="IRNazanin" w:cs="B Nazanin"/>
          <w:rtl/>
          <w:lang w:bidi="fa-IR"/>
        </w:rPr>
      </w:pPr>
      <w:del w:id="1017" w:author="R" w:date="2026-05-30T13:48:00Z">
        <w:r w:rsidRPr="0032771B" w:rsidDel="001D7B65">
          <w:rPr>
            <w:rFonts w:ascii="IRNazanin" w:hAnsi="IRNazanin" w:cs="B Nazanin"/>
            <w:rtl/>
            <w:lang w:bidi="fa-IR"/>
          </w:rPr>
          <w:delText xml:space="preserve">در کل داده‌ها و به تبع آن در یک ستون یا ردیف، تعداد داده‌های منفی آنقدر کم است که جداولی مشابه جدول 2 یا جدول 3 ، مناسب نیست. </w:delText>
        </w:r>
      </w:del>
    </w:p>
    <w:p w14:paraId="111B8CA0" w14:textId="77777777" w:rsidR="001D7B65" w:rsidRPr="0032771B" w:rsidRDefault="001D7B65">
      <w:pPr>
        <w:pStyle w:val="NormalWeb"/>
        <w:spacing w:before="0" w:beforeAutospacing="0" w:line="360" w:lineRule="auto"/>
        <w:contextualSpacing/>
        <w:jc w:val="left"/>
        <w:rPr>
          <w:ins w:id="1018" w:author="R" w:date="2026-05-30T13:49:00Z"/>
          <w:rFonts w:ascii="IRNazanin" w:hAnsi="IRNazanin" w:cs="B Nazanin"/>
          <w:lang w:bidi="fa-IR"/>
        </w:rPr>
        <w:pPrChange w:id="1019" w:author="R" w:date="2026-05-30T13:49:00Z">
          <w:pPr>
            <w:pStyle w:val="NormalWeb"/>
            <w:spacing w:before="0" w:beforeAutospacing="0" w:line="360" w:lineRule="auto"/>
            <w:contextualSpacing/>
          </w:pPr>
        </w:pPrChange>
      </w:pPr>
    </w:p>
    <w:p w14:paraId="00FDFBB6" w14:textId="77777777" w:rsidR="00966A89" w:rsidRPr="0032771B" w:rsidRDefault="00E207BD">
      <w:pPr>
        <w:pStyle w:val="NormalWeb"/>
        <w:keepNext/>
        <w:spacing w:before="0" w:beforeAutospacing="0"/>
        <w:jc w:val="left"/>
        <w:rPr>
          <w:rFonts w:ascii="IRNazanin" w:hAnsi="IRNazanin" w:cs="B Nazanin"/>
        </w:rPr>
        <w:pPrChange w:id="1020" w:author="R" w:date="2026-05-30T13:49:00Z">
          <w:pPr>
            <w:pStyle w:val="NormalWeb"/>
            <w:keepNext/>
            <w:spacing w:before="0" w:beforeAutospacing="0"/>
            <w:jc w:val="center"/>
          </w:pPr>
        </w:pPrChange>
      </w:pPr>
      <w:r w:rsidRPr="0032771B">
        <w:rPr>
          <w:rFonts w:ascii="IRNazanin" w:hAnsi="IRNazanin" w:cs="B Nazanin"/>
          <w:noProof/>
          <w:rtl/>
          <w:lang w:val="fa-IR" w:bidi="fa-IR"/>
        </w:rPr>
        <w:lastRenderedPageBreak/>
        <w:drawing>
          <wp:inline distT="0" distB="0" distL="0" distR="0" wp14:anchorId="5DFA4122" wp14:editId="5D62240C">
            <wp:extent cx="5943340" cy="4754672"/>
            <wp:effectExtent l="0" t="0" r="635" b="8255"/>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943340" cy="4754672"/>
                    </a:xfrm>
                    <a:prstGeom prst="rect">
                      <a:avLst/>
                    </a:prstGeom>
                  </pic:spPr>
                </pic:pic>
              </a:graphicData>
            </a:graphic>
          </wp:inline>
        </w:drawing>
      </w:r>
    </w:p>
    <w:p w14:paraId="5ECB0B98" w14:textId="0FA4B265" w:rsidR="009065AE" w:rsidRPr="004B5D1F" w:rsidRDefault="00966A89" w:rsidP="00732382">
      <w:pPr>
        <w:pStyle w:val="Caption"/>
        <w:jc w:val="center"/>
        <w:rPr>
          <w:rFonts w:ascii="IRNazanin" w:hAnsi="IRNazanin" w:cs="B Nazanin"/>
          <w:i w:val="0"/>
          <w:iCs w:val="0"/>
          <w:noProof/>
          <w:color w:val="auto"/>
          <w:sz w:val="22"/>
          <w:szCs w:val="22"/>
          <w:lang w:bidi="fa-IR"/>
          <w:rPrChange w:id="1021" w:author="R" w:date="2026-05-30T15:22:00Z">
            <w:rPr>
              <w:rFonts w:ascii="IRNazanin" w:hAnsi="IRNazanin" w:cs="B Nazanin"/>
              <w:i w:val="0"/>
              <w:iCs w:val="0"/>
              <w:color w:val="auto"/>
              <w:sz w:val="22"/>
              <w:szCs w:val="22"/>
            </w:rPr>
          </w:rPrChange>
        </w:rPr>
      </w:pPr>
      <w:bookmarkStart w:id="1022" w:name="_Ref231047037"/>
      <w:bookmarkStart w:id="1023" w:name="_Toc231047637"/>
      <w:r w:rsidRPr="00462AF9">
        <w:rPr>
          <w:rFonts w:ascii="IRNazanin" w:hAnsi="IRNazanin" w:cs="B Nazanin"/>
          <w:i w:val="0"/>
          <w:iCs w:val="0"/>
          <w:color w:val="auto"/>
          <w:sz w:val="22"/>
          <w:szCs w:val="22"/>
          <w:rtl/>
        </w:rPr>
        <w:t xml:space="preserve">شکل </w:t>
      </w:r>
      <w:r w:rsidRPr="00462AF9">
        <w:rPr>
          <w:rFonts w:ascii="IRNazanin" w:hAnsi="IRNazanin" w:cs="B Nazanin"/>
          <w:i w:val="0"/>
          <w:iCs w:val="0"/>
          <w:color w:val="auto"/>
          <w:sz w:val="22"/>
          <w:szCs w:val="22"/>
          <w:rtl/>
        </w:rPr>
        <w:fldChar w:fldCharType="begin"/>
      </w:r>
      <w:r w:rsidRPr="00462AF9">
        <w:rPr>
          <w:rFonts w:ascii="IRNazanin" w:hAnsi="IRNazanin" w:cs="B Nazanin"/>
          <w:i w:val="0"/>
          <w:iCs w:val="0"/>
          <w:color w:val="auto"/>
          <w:sz w:val="22"/>
          <w:szCs w:val="22"/>
          <w:rtl/>
        </w:rPr>
        <w:instrText xml:space="preserve"> </w:instrText>
      </w:r>
      <w:r w:rsidRPr="00462AF9">
        <w:rPr>
          <w:rFonts w:ascii="IRNazanin" w:hAnsi="IRNazanin" w:cs="B Nazanin"/>
          <w:i w:val="0"/>
          <w:iCs w:val="0"/>
          <w:color w:val="auto"/>
          <w:sz w:val="22"/>
          <w:szCs w:val="22"/>
        </w:rPr>
        <w:instrText>SEQ</w:instrText>
      </w:r>
      <w:r w:rsidRPr="00462AF9">
        <w:rPr>
          <w:rFonts w:ascii="IRNazanin" w:hAnsi="IRNazanin" w:cs="B Nazanin"/>
          <w:i w:val="0"/>
          <w:iCs w:val="0"/>
          <w:color w:val="auto"/>
          <w:sz w:val="22"/>
          <w:szCs w:val="22"/>
          <w:rtl/>
        </w:rPr>
        <w:instrText xml:space="preserve"> شکل \* </w:instrText>
      </w:r>
      <w:r w:rsidRPr="00462AF9">
        <w:rPr>
          <w:rFonts w:ascii="IRNazanin" w:hAnsi="IRNazanin" w:cs="B Nazanin"/>
          <w:i w:val="0"/>
          <w:iCs w:val="0"/>
          <w:color w:val="auto"/>
          <w:sz w:val="22"/>
          <w:szCs w:val="22"/>
        </w:rPr>
        <w:instrText>ARABIC</w:instrText>
      </w:r>
      <w:r w:rsidRPr="00462AF9">
        <w:rPr>
          <w:rFonts w:ascii="IRNazanin" w:hAnsi="IRNazanin" w:cs="B Nazanin"/>
          <w:i w:val="0"/>
          <w:iCs w:val="0"/>
          <w:color w:val="auto"/>
          <w:sz w:val="22"/>
          <w:szCs w:val="22"/>
          <w:rtl/>
        </w:rPr>
        <w:instrText xml:space="preserve"> </w:instrText>
      </w:r>
      <w:r w:rsidRPr="00462AF9">
        <w:rPr>
          <w:rFonts w:ascii="IRNazanin" w:hAnsi="IRNazanin" w:cs="B Nazanin"/>
          <w:i w:val="0"/>
          <w:iCs w:val="0"/>
          <w:color w:val="auto"/>
          <w:sz w:val="22"/>
          <w:szCs w:val="22"/>
          <w:rtl/>
        </w:rPr>
        <w:fldChar w:fldCharType="separate"/>
      </w:r>
      <w:r w:rsidR="00A244B8">
        <w:rPr>
          <w:rFonts w:ascii="IRNazanin" w:hAnsi="IRNazanin" w:cs="B Nazanin"/>
          <w:i w:val="0"/>
          <w:iCs w:val="0"/>
          <w:noProof/>
          <w:color w:val="auto"/>
          <w:sz w:val="22"/>
          <w:szCs w:val="22"/>
          <w:rtl/>
        </w:rPr>
        <w:t>3</w:t>
      </w:r>
      <w:r w:rsidRPr="00462AF9">
        <w:rPr>
          <w:rFonts w:ascii="IRNazanin" w:hAnsi="IRNazanin" w:cs="B Nazanin"/>
          <w:i w:val="0"/>
          <w:iCs w:val="0"/>
          <w:color w:val="auto"/>
          <w:sz w:val="22"/>
          <w:szCs w:val="22"/>
          <w:rtl/>
        </w:rPr>
        <w:fldChar w:fldCharType="end"/>
      </w:r>
      <w:bookmarkEnd w:id="1022"/>
      <w:r w:rsidRPr="00462AF9">
        <w:rPr>
          <w:rFonts w:ascii="IRNazanin" w:hAnsi="IRNazanin" w:cs="B Nazanin"/>
          <w:i w:val="0"/>
          <w:iCs w:val="0"/>
          <w:noProof/>
          <w:color w:val="auto"/>
          <w:sz w:val="22"/>
          <w:szCs w:val="22"/>
          <w:rtl/>
          <w:lang w:bidi="fa-IR"/>
        </w:rPr>
        <w:t xml:space="preserve"> : روند داده‌های منفی در سال 1404</w:t>
      </w:r>
      <w:bookmarkEnd w:id="1023"/>
    </w:p>
    <w:p w14:paraId="0FACC215" w14:textId="2C9A6049" w:rsidR="00E207BD" w:rsidRPr="0032771B" w:rsidDel="009065AE" w:rsidRDefault="00E207BD" w:rsidP="00254142">
      <w:pPr>
        <w:pStyle w:val="NormalWeb"/>
        <w:spacing w:before="0" w:beforeAutospacing="0" w:line="360" w:lineRule="auto"/>
        <w:contextualSpacing/>
        <w:rPr>
          <w:del w:id="1024" w:author="R" w:date="2026-05-30T15:15:00Z"/>
          <w:rFonts w:ascii="IRNazanin" w:hAnsi="IRNazanin" w:cs="B Nazanin"/>
          <w:lang w:bidi="fa-IR"/>
        </w:rPr>
      </w:pPr>
      <w:del w:id="1025" w:author="R" w:date="2026-05-30T15:15:00Z">
        <w:r w:rsidRPr="0032771B" w:rsidDel="009065AE">
          <w:rPr>
            <w:rFonts w:ascii="IRNazanin" w:hAnsi="IRNazanin" w:cs="B Nazanin"/>
            <w:rtl/>
            <w:lang w:bidi="fa-IR"/>
          </w:rPr>
          <w:delText xml:space="preserve">در شکل </w:delText>
        </w:r>
        <w:r w:rsidR="00254142" w:rsidDel="009065AE">
          <w:rPr>
            <w:rFonts w:ascii="IRNazanin" w:hAnsi="IRNazanin" w:cs="B Nazanin" w:hint="cs"/>
            <w:rtl/>
            <w:lang w:bidi="fa-IR"/>
          </w:rPr>
          <w:delText>3</w:delText>
        </w:r>
        <w:r w:rsidRPr="0032771B" w:rsidDel="009065AE">
          <w:rPr>
            <w:rFonts w:ascii="IRNazanin" w:hAnsi="IRNazanin" w:cs="B Nazanin"/>
            <w:rtl/>
            <w:lang w:bidi="fa-IR"/>
          </w:rPr>
          <w:delText xml:space="preserve"> روند داده‌های </w:delText>
        </w:r>
        <w:r w:rsidR="00966A89" w:rsidRPr="0032771B" w:rsidDel="009065AE">
          <w:rPr>
            <w:rFonts w:ascii="IRNazanin" w:hAnsi="IRNazanin" w:cs="B Nazanin"/>
            <w:rtl/>
            <w:lang w:bidi="fa-IR"/>
          </w:rPr>
          <w:delText xml:space="preserve">منفی </w:delText>
        </w:r>
        <w:r w:rsidRPr="0032771B" w:rsidDel="009065AE">
          <w:rPr>
            <w:rFonts w:ascii="IRNazanin" w:hAnsi="IRNazanin" w:cs="B Nazanin"/>
            <w:rtl/>
            <w:lang w:bidi="fa-IR"/>
          </w:rPr>
          <w:delText xml:space="preserve">مشهود است. </w:delText>
        </w:r>
        <w:r w:rsidR="00966A89" w:rsidRPr="0032771B" w:rsidDel="009065AE">
          <w:rPr>
            <w:rFonts w:ascii="IRNazanin" w:hAnsi="IRNazanin" w:cs="B Nazanin"/>
            <w:rtl/>
            <w:lang w:bidi="fa-IR"/>
          </w:rPr>
          <w:delText xml:space="preserve">اما برخلاف داده‌های </w:delText>
        </w:r>
        <w:r w:rsidR="004B4140" w:rsidRPr="0032771B" w:rsidDel="009065AE">
          <w:rPr>
            <w:rFonts w:ascii="IRNazanin" w:hAnsi="IRNazanin" w:cs="B Nazanin"/>
            <w:rtl/>
            <w:lang w:bidi="fa-IR"/>
          </w:rPr>
          <w:delText xml:space="preserve">گمشده، در اکثر موارد نزدیک به صفر است. یک اسپایک در اوایل مرداد به چشم می خورد که نیاز به بررسی دقیق‌تر کنتورها در یک روز دارد. </w:delText>
        </w:r>
      </w:del>
    </w:p>
    <w:p w14:paraId="454A5F24" w14:textId="20701491" w:rsidR="009065AE" w:rsidRPr="0032771B" w:rsidDel="009065AE" w:rsidRDefault="00E207BD" w:rsidP="00732382">
      <w:pPr>
        <w:pStyle w:val="NormalWeb"/>
        <w:spacing w:before="0" w:beforeAutospacing="0" w:line="360" w:lineRule="auto"/>
        <w:contextualSpacing/>
        <w:rPr>
          <w:del w:id="1026" w:author="R" w:date="2026-05-30T15:16:00Z"/>
          <w:rFonts w:ascii="IRNazanin" w:hAnsi="IRNazanin" w:cs="B Nazanin"/>
          <w:rtl/>
          <w:lang w:bidi="fa-IR"/>
        </w:rPr>
      </w:pPr>
      <w:del w:id="1027" w:author="R" w:date="2026-05-30T15:15:00Z">
        <w:r w:rsidRPr="0032771B" w:rsidDel="009065AE">
          <w:rPr>
            <w:rFonts w:ascii="IRNazanin" w:hAnsi="IRNazanin" w:cs="B Nazanin"/>
            <w:rtl/>
            <w:lang w:bidi="fa-IR"/>
          </w:rPr>
          <w:delText xml:space="preserve">از تحلیل کل سال به فصل و ماه می رسیم تا در فصول سال </w:delText>
        </w:r>
        <w:r w:rsidR="004B4140" w:rsidRPr="0032771B" w:rsidDel="009065AE">
          <w:rPr>
            <w:rFonts w:ascii="IRNazanin" w:hAnsi="IRNazanin" w:cs="B Nazanin"/>
            <w:rtl/>
            <w:lang w:bidi="fa-IR"/>
          </w:rPr>
          <w:delText xml:space="preserve">منفی شدن </w:delText>
        </w:r>
        <w:r w:rsidRPr="0032771B" w:rsidDel="009065AE">
          <w:rPr>
            <w:rFonts w:ascii="IRNazanin" w:hAnsi="IRNazanin" w:cs="B Nazanin"/>
            <w:rtl/>
            <w:lang w:bidi="fa-IR"/>
          </w:rPr>
          <w:delText>داده</w:delText>
        </w:r>
        <w:r w:rsidR="004B4140" w:rsidRPr="0032771B" w:rsidDel="009065AE">
          <w:rPr>
            <w:rFonts w:ascii="IRNazanin" w:hAnsi="IRNazanin" w:cs="B Nazanin"/>
            <w:rtl/>
            <w:lang w:bidi="fa-IR"/>
          </w:rPr>
          <w:delText>‌ها</w:delText>
        </w:r>
        <w:r w:rsidRPr="0032771B" w:rsidDel="009065AE">
          <w:rPr>
            <w:rFonts w:ascii="IRNazanin" w:hAnsi="IRNazanin" w:cs="B Nazanin"/>
            <w:rtl/>
            <w:lang w:bidi="fa-IR"/>
          </w:rPr>
          <w:delText xml:space="preserve"> را بصورت جزئی‌تر ارزیابی کنیم.</w:delText>
        </w:r>
      </w:del>
    </w:p>
    <w:p w14:paraId="4B56C589" w14:textId="06D1C809" w:rsidR="00E207BD" w:rsidRPr="0032771B" w:rsidDel="009065AE" w:rsidRDefault="00E207BD">
      <w:pPr>
        <w:pStyle w:val="NormalWeb"/>
        <w:spacing w:before="0" w:beforeAutospacing="0" w:line="360" w:lineRule="auto"/>
        <w:contextualSpacing/>
        <w:rPr>
          <w:del w:id="1028" w:author="R" w:date="2026-05-30T15:17:00Z"/>
        </w:rPr>
        <w:pPrChange w:id="1029" w:author="R" w:date="2026-05-30T15:16:00Z">
          <w:pPr>
            <w:pStyle w:val="Caption"/>
            <w:keepNext/>
            <w:jc w:val="center"/>
          </w:pPr>
        </w:pPrChange>
      </w:pPr>
    </w:p>
    <w:p w14:paraId="380D9FE4" w14:textId="4D9F9A2B" w:rsidR="004B4140" w:rsidRPr="00462AF9" w:rsidRDefault="004B4140" w:rsidP="00462AF9">
      <w:pPr>
        <w:pStyle w:val="Caption"/>
        <w:keepNext/>
        <w:jc w:val="center"/>
        <w:rPr>
          <w:rFonts w:ascii="IRNazanin" w:hAnsi="IRNazanin" w:cs="B Nazanin"/>
          <w:i w:val="0"/>
          <w:iCs w:val="0"/>
          <w:color w:val="auto"/>
          <w:sz w:val="22"/>
          <w:szCs w:val="22"/>
        </w:rPr>
      </w:pPr>
      <w:bookmarkStart w:id="1030" w:name="_Toc230622347"/>
      <w:del w:id="1031" w:author="R" w:date="2026-05-30T15:22:00Z">
        <w:r w:rsidRPr="00462AF9" w:rsidDel="004B5D1F">
          <w:rPr>
            <w:rFonts w:ascii="IRNazanin" w:hAnsi="IRNazanin" w:cs="B Nazanin"/>
            <w:i w:val="0"/>
            <w:iCs w:val="0"/>
            <w:color w:val="auto"/>
            <w:sz w:val="22"/>
            <w:szCs w:val="22"/>
            <w:rtl/>
          </w:rPr>
          <w:delText xml:space="preserve">جدول </w:delText>
        </w:r>
        <w:r w:rsidRPr="00462AF9" w:rsidDel="004B5D1F">
          <w:rPr>
            <w:rFonts w:ascii="IRNazanin" w:hAnsi="IRNazanin" w:cs="B Nazanin"/>
            <w:i w:val="0"/>
            <w:iCs w:val="0"/>
            <w:color w:val="auto"/>
            <w:sz w:val="22"/>
            <w:szCs w:val="22"/>
            <w:rtl/>
          </w:rPr>
          <w:fldChar w:fldCharType="begin"/>
        </w:r>
        <w:r w:rsidRPr="00462AF9" w:rsidDel="004B5D1F">
          <w:rPr>
            <w:rFonts w:ascii="IRNazanin" w:hAnsi="IRNazanin" w:cs="B Nazanin"/>
            <w:i w:val="0"/>
            <w:iCs w:val="0"/>
            <w:color w:val="auto"/>
            <w:sz w:val="22"/>
            <w:szCs w:val="22"/>
            <w:rtl/>
          </w:rPr>
          <w:delInstrText xml:space="preserve"> </w:delInstrText>
        </w:r>
        <w:r w:rsidRPr="00462AF9" w:rsidDel="004B5D1F">
          <w:rPr>
            <w:rFonts w:ascii="IRNazanin" w:hAnsi="IRNazanin" w:cs="B Nazanin"/>
            <w:i w:val="0"/>
            <w:iCs w:val="0"/>
            <w:color w:val="auto"/>
            <w:sz w:val="22"/>
            <w:szCs w:val="22"/>
          </w:rPr>
          <w:delInstrText>SEQ</w:delInstrText>
        </w:r>
        <w:r w:rsidRPr="00462AF9" w:rsidDel="004B5D1F">
          <w:rPr>
            <w:rFonts w:ascii="IRNazanin" w:hAnsi="IRNazanin" w:cs="B Nazanin"/>
            <w:i w:val="0"/>
            <w:iCs w:val="0"/>
            <w:color w:val="auto"/>
            <w:sz w:val="22"/>
            <w:szCs w:val="22"/>
            <w:rtl/>
          </w:rPr>
          <w:delInstrText xml:space="preserve"> جدول \* </w:delInstrText>
        </w:r>
        <w:r w:rsidRPr="00462AF9" w:rsidDel="004B5D1F">
          <w:rPr>
            <w:rFonts w:ascii="IRNazanin" w:hAnsi="IRNazanin" w:cs="B Nazanin"/>
            <w:i w:val="0"/>
            <w:iCs w:val="0"/>
            <w:color w:val="auto"/>
            <w:sz w:val="22"/>
            <w:szCs w:val="22"/>
          </w:rPr>
          <w:delInstrText>ARABIC</w:delInstrText>
        </w:r>
        <w:r w:rsidRPr="00462AF9" w:rsidDel="004B5D1F">
          <w:rPr>
            <w:rFonts w:ascii="IRNazanin" w:hAnsi="IRNazanin" w:cs="B Nazanin"/>
            <w:i w:val="0"/>
            <w:iCs w:val="0"/>
            <w:color w:val="auto"/>
            <w:sz w:val="22"/>
            <w:szCs w:val="22"/>
            <w:rtl/>
          </w:rPr>
          <w:delInstrText xml:space="preserve"> </w:delInstrText>
        </w:r>
        <w:r w:rsidRPr="00462AF9" w:rsidDel="004B5D1F">
          <w:rPr>
            <w:rFonts w:ascii="IRNazanin" w:hAnsi="IRNazanin" w:cs="B Nazanin"/>
            <w:i w:val="0"/>
            <w:iCs w:val="0"/>
            <w:color w:val="auto"/>
            <w:sz w:val="22"/>
            <w:szCs w:val="22"/>
            <w:rtl/>
          </w:rPr>
          <w:fldChar w:fldCharType="separate"/>
        </w:r>
      </w:del>
      <w:del w:id="1032" w:author="R" w:date="2026-05-30T10:10:00Z">
        <w:r w:rsidR="00741D6D" w:rsidRPr="00462AF9" w:rsidDel="008130CA">
          <w:rPr>
            <w:rFonts w:ascii="IRNazanin" w:hAnsi="IRNazanin" w:cs="B Nazanin"/>
            <w:i w:val="0"/>
            <w:iCs w:val="0"/>
            <w:noProof/>
            <w:color w:val="auto"/>
            <w:sz w:val="22"/>
            <w:szCs w:val="22"/>
            <w:rtl/>
          </w:rPr>
          <w:delText>5</w:delText>
        </w:r>
      </w:del>
      <w:del w:id="1033" w:author="R" w:date="2026-05-30T15:22:00Z">
        <w:r w:rsidRPr="00462AF9" w:rsidDel="004B5D1F">
          <w:rPr>
            <w:rFonts w:ascii="IRNazanin" w:hAnsi="IRNazanin" w:cs="B Nazanin"/>
            <w:i w:val="0"/>
            <w:iCs w:val="0"/>
            <w:color w:val="auto"/>
            <w:sz w:val="22"/>
            <w:szCs w:val="22"/>
            <w:rtl/>
          </w:rPr>
          <w:fldChar w:fldCharType="end"/>
        </w:r>
        <w:r w:rsidRPr="00462AF9" w:rsidDel="004B5D1F">
          <w:rPr>
            <w:rFonts w:ascii="IRNazanin" w:hAnsi="IRNazanin" w:cs="B Nazanin"/>
            <w:i w:val="0"/>
            <w:iCs w:val="0"/>
            <w:color w:val="auto"/>
            <w:sz w:val="22"/>
            <w:szCs w:val="22"/>
            <w:rtl/>
            <w:lang w:bidi="fa-IR"/>
          </w:rPr>
          <w:delText xml:space="preserve"> : بررسی تعداد داده‌های منفی بصورت فصلی</w:delText>
        </w:r>
      </w:del>
      <w:bookmarkEnd w:id="1030"/>
    </w:p>
    <w:p w14:paraId="3566EE70" w14:textId="411C581A" w:rsidR="004B5D1F" w:rsidRPr="004B5D1F" w:rsidRDefault="004B5D1F">
      <w:pPr>
        <w:pStyle w:val="Caption"/>
        <w:keepNext/>
        <w:jc w:val="center"/>
        <w:rPr>
          <w:ins w:id="1034" w:author="R" w:date="2026-05-30T15:22:00Z"/>
          <w:rFonts w:cs="B Nazanin"/>
          <w:rPrChange w:id="1035" w:author="R" w:date="2026-05-30T15:22:00Z">
            <w:rPr>
              <w:ins w:id="1036" w:author="R" w:date="2026-05-30T15:22:00Z"/>
            </w:rPr>
          </w:rPrChange>
        </w:rPr>
        <w:pPrChange w:id="1037" w:author="R" w:date="2026-05-30T15:22:00Z">
          <w:pPr/>
        </w:pPrChange>
      </w:pPr>
      <w:bookmarkStart w:id="1038" w:name="_Ref231047062"/>
      <w:bookmarkStart w:id="1039" w:name="_Toc231047952"/>
      <w:ins w:id="1040" w:author="R" w:date="2026-05-30T15:22:00Z">
        <w:r w:rsidRPr="004B5D1F">
          <w:rPr>
            <w:rFonts w:cs="B Nazanin" w:hint="eastAsia"/>
            <w:i w:val="0"/>
            <w:iCs w:val="0"/>
            <w:color w:val="auto"/>
            <w:sz w:val="22"/>
            <w:szCs w:val="22"/>
            <w:rtl/>
            <w:rPrChange w:id="1041" w:author="R" w:date="2026-05-30T15:22:00Z">
              <w:rPr>
                <w:rFonts w:hint="eastAsia"/>
                <w:rtl/>
              </w:rPr>
            </w:rPrChange>
          </w:rPr>
          <w:t>جدول</w:t>
        </w:r>
        <w:r w:rsidRPr="004B5D1F">
          <w:rPr>
            <w:rFonts w:cs="B Nazanin"/>
            <w:i w:val="0"/>
            <w:iCs w:val="0"/>
            <w:color w:val="auto"/>
            <w:sz w:val="22"/>
            <w:szCs w:val="22"/>
            <w:rtl/>
            <w:rPrChange w:id="1042" w:author="R" w:date="2026-05-30T15:22:00Z">
              <w:rPr>
                <w:rtl/>
              </w:rPr>
            </w:rPrChange>
          </w:rPr>
          <w:t xml:space="preserve"> </w:t>
        </w:r>
        <w:r w:rsidRPr="004B5D1F">
          <w:rPr>
            <w:rFonts w:cs="B Nazanin"/>
            <w:i w:val="0"/>
            <w:iCs w:val="0"/>
            <w:color w:val="auto"/>
            <w:sz w:val="22"/>
            <w:szCs w:val="22"/>
            <w:rtl/>
            <w:rPrChange w:id="1043" w:author="R" w:date="2026-05-30T15:22:00Z">
              <w:rPr>
                <w:rtl/>
              </w:rPr>
            </w:rPrChange>
          </w:rPr>
          <w:fldChar w:fldCharType="begin"/>
        </w:r>
        <w:r w:rsidRPr="004B5D1F">
          <w:rPr>
            <w:rFonts w:cs="B Nazanin"/>
            <w:i w:val="0"/>
            <w:iCs w:val="0"/>
            <w:color w:val="auto"/>
            <w:sz w:val="22"/>
            <w:szCs w:val="22"/>
            <w:rtl/>
            <w:rPrChange w:id="1044" w:author="R" w:date="2026-05-30T15:22:00Z">
              <w:rPr>
                <w:rtl/>
              </w:rPr>
            </w:rPrChange>
          </w:rPr>
          <w:instrText xml:space="preserve"> </w:instrText>
        </w:r>
        <w:r w:rsidRPr="004B5D1F">
          <w:rPr>
            <w:rFonts w:cs="B Nazanin"/>
            <w:i w:val="0"/>
            <w:iCs w:val="0"/>
            <w:color w:val="auto"/>
            <w:sz w:val="22"/>
            <w:szCs w:val="22"/>
            <w:rPrChange w:id="1045" w:author="R" w:date="2026-05-30T15:22:00Z">
              <w:rPr/>
            </w:rPrChange>
          </w:rPr>
          <w:instrText>SEQ</w:instrText>
        </w:r>
        <w:r w:rsidRPr="004B5D1F">
          <w:rPr>
            <w:rFonts w:cs="B Nazanin"/>
            <w:i w:val="0"/>
            <w:iCs w:val="0"/>
            <w:color w:val="auto"/>
            <w:sz w:val="22"/>
            <w:szCs w:val="22"/>
            <w:rtl/>
            <w:rPrChange w:id="1046" w:author="R" w:date="2026-05-30T15:22:00Z">
              <w:rPr>
                <w:rtl/>
              </w:rPr>
            </w:rPrChange>
          </w:rPr>
          <w:instrText xml:space="preserve"> جدول \* </w:instrText>
        </w:r>
        <w:r w:rsidRPr="004B5D1F">
          <w:rPr>
            <w:rFonts w:cs="B Nazanin"/>
            <w:i w:val="0"/>
            <w:iCs w:val="0"/>
            <w:color w:val="auto"/>
            <w:sz w:val="22"/>
            <w:szCs w:val="22"/>
            <w:rPrChange w:id="1047" w:author="R" w:date="2026-05-30T15:22:00Z">
              <w:rPr/>
            </w:rPrChange>
          </w:rPr>
          <w:instrText>ARABIC</w:instrText>
        </w:r>
        <w:r w:rsidRPr="004B5D1F">
          <w:rPr>
            <w:rFonts w:cs="B Nazanin"/>
            <w:i w:val="0"/>
            <w:iCs w:val="0"/>
            <w:color w:val="auto"/>
            <w:sz w:val="22"/>
            <w:szCs w:val="22"/>
            <w:rtl/>
            <w:rPrChange w:id="1048" w:author="R" w:date="2026-05-30T15:22:00Z">
              <w:rPr>
                <w:rtl/>
              </w:rPr>
            </w:rPrChange>
          </w:rPr>
          <w:instrText xml:space="preserve"> </w:instrText>
        </w:r>
      </w:ins>
      <w:r w:rsidRPr="004B5D1F">
        <w:rPr>
          <w:rFonts w:cs="B Nazanin"/>
          <w:i w:val="0"/>
          <w:iCs w:val="0"/>
          <w:color w:val="auto"/>
          <w:sz w:val="22"/>
          <w:szCs w:val="22"/>
          <w:rtl/>
          <w:rPrChange w:id="1049" w:author="R" w:date="2026-05-30T15:22:00Z">
            <w:rPr>
              <w:rtl/>
            </w:rPr>
          </w:rPrChange>
        </w:rPr>
        <w:fldChar w:fldCharType="separate"/>
      </w:r>
      <w:ins w:id="1050" w:author="R" w:date="2026-05-30T15:22:00Z">
        <w:r w:rsidRPr="004B5D1F">
          <w:rPr>
            <w:rFonts w:cs="B Nazanin"/>
            <w:i w:val="0"/>
            <w:iCs w:val="0"/>
            <w:noProof/>
            <w:color w:val="auto"/>
            <w:sz w:val="22"/>
            <w:szCs w:val="22"/>
            <w:rtl/>
            <w:rPrChange w:id="1051" w:author="R" w:date="2026-05-30T15:22:00Z">
              <w:rPr>
                <w:noProof/>
                <w:rtl/>
              </w:rPr>
            </w:rPrChange>
          </w:rPr>
          <w:t>4</w:t>
        </w:r>
        <w:r w:rsidRPr="004B5D1F">
          <w:rPr>
            <w:rFonts w:cs="B Nazanin"/>
            <w:i w:val="0"/>
            <w:iCs w:val="0"/>
            <w:color w:val="auto"/>
            <w:sz w:val="22"/>
            <w:szCs w:val="22"/>
            <w:rtl/>
            <w:rPrChange w:id="1052" w:author="R" w:date="2026-05-30T15:22:00Z">
              <w:rPr>
                <w:rtl/>
              </w:rPr>
            </w:rPrChange>
          </w:rPr>
          <w:fldChar w:fldCharType="end"/>
        </w:r>
        <w:bookmarkEnd w:id="1038"/>
        <w:r w:rsidRPr="004B5D1F">
          <w:rPr>
            <w:rFonts w:cs="B Nazanin"/>
            <w:i w:val="0"/>
            <w:iCs w:val="0"/>
            <w:color w:val="auto"/>
            <w:sz w:val="22"/>
            <w:szCs w:val="22"/>
            <w:rtl/>
            <w:lang w:bidi="fa-IR"/>
            <w:rPrChange w:id="1053" w:author="R" w:date="2026-05-30T15:22:00Z">
              <w:rPr>
                <w:rtl/>
                <w:lang w:bidi="fa-IR"/>
              </w:rPr>
            </w:rPrChange>
          </w:rPr>
          <w:t xml:space="preserve"> : </w:t>
        </w:r>
        <w:r w:rsidRPr="004B5D1F">
          <w:rPr>
            <w:rFonts w:cs="B Nazanin" w:hint="eastAsia"/>
            <w:i w:val="0"/>
            <w:iCs w:val="0"/>
            <w:color w:val="auto"/>
            <w:sz w:val="22"/>
            <w:szCs w:val="22"/>
            <w:rtl/>
            <w:lang w:bidi="fa-IR"/>
            <w:rPrChange w:id="1054" w:author="R" w:date="2026-05-30T15:22:00Z">
              <w:rPr>
                <w:rFonts w:cs="Arial" w:hint="eastAsia"/>
                <w:rtl/>
                <w:lang w:bidi="fa-IR"/>
              </w:rPr>
            </w:rPrChange>
          </w:rPr>
          <w:t>تعداد</w:t>
        </w:r>
        <w:r w:rsidRPr="004B5D1F">
          <w:rPr>
            <w:rFonts w:cs="B Nazanin"/>
            <w:i w:val="0"/>
            <w:iCs w:val="0"/>
            <w:color w:val="auto"/>
            <w:sz w:val="22"/>
            <w:szCs w:val="22"/>
            <w:rtl/>
            <w:lang w:bidi="fa-IR"/>
            <w:rPrChange w:id="1055" w:author="R" w:date="2026-05-30T15:22:00Z">
              <w:rPr>
                <w:rFonts w:cs="Arial"/>
                <w:rtl/>
                <w:lang w:bidi="fa-IR"/>
              </w:rPr>
            </w:rPrChange>
          </w:rPr>
          <w:t xml:space="preserve"> </w:t>
        </w:r>
        <w:r w:rsidRPr="004B5D1F">
          <w:rPr>
            <w:rFonts w:cs="B Nazanin" w:hint="eastAsia"/>
            <w:i w:val="0"/>
            <w:iCs w:val="0"/>
            <w:color w:val="auto"/>
            <w:sz w:val="22"/>
            <w:szCs w:val="22"/>
            <w:rtl/>
            <w:lang w:bidi="fa-IR"/>
            <w:rPrChange w:id="1056" w:author="R" w:date="2026-05-30T15:22:00Z">
              <w:rPr>
                <w:rFonts w:cs="Arial" w:hint="eastAsia"/>
                <w:rtl/>
                <w:lang w:bidi="fa-IR"/>
              </w:rPr>
            </w:rPrChange>
          </w:rPr>
          <w:t>داده‌ها</w:t>
        </w:r>
        <w:r w:rsidRPr="004B5D1F">
          <w:rPr>
            <w:rFonts w:cs="B Nazanin" w:hint="cs"/>
            <w:i w:val="0"/>
            <w:iCs w:val="0"/>
            <w:color w:val="auto"/>
            <w:sz w:val="22"/>
            <w:szCs w:val="22"/>
            <w:rtl/>
            <w:lang w:bidi="fa-IR"/>
            <w:rPrChange w:id="1057" w:author="R" w:date="2026-05-30T15:22:00Z">
              <w:rPr>
                <w:rFonts w:cs="Arial" w:hint="cs"/>
                <w:rtl/>
                <w:lang w:bidi="fa-IR"/>
              </w:rPr>
            </w:rPrChange>
          </w:rPr>
          <w:t>ی</w:t>
        </w:r>
        <w:r w:rsidRPr="004B5D1F">
          <w:rPr>
            <w:rFonts w:cs="B Nazanin"/>
            <w:i w:val="0"/>
            <w:iCs w:val="0"/>
            <w:color w:val="auto"/>
            <w:sz w:val="22"/>
            <w:szCs w:val="22"/>
            <w:rtl/>
            <w:lang w:bidi="fa-IR"/>
            <w:rPrChange w:id="1058" w:author="R" w:date="2026-05-30T15:22:00Z">
              <w:rPr>
                <w:rFonts w:cs="Arial"/>
                <w:rtl/>
                <w:lang w:bidi="fa-IR"/>
              </w:rPr>
            </w:rPrChange>
          </w:rPr>
          <w:t xml:space="preserve"> </w:t>
        </w:r>
        <w:r w:rsidRPr="004B5D1F">
          <w:rPr>
            <w:rFonts w:cs="B Nazanin" w:hint="eastAsia"/>
            <w:i w:val="0"/>
            <w:iCs w:val="0"/>
            <w:color w:val="auto"/>
            <w:sz w:val="22"/>
            <w:szCs w:val="22"/>
            <w:rtl/>
            <w:lang w:bidi="fa-IR"/>
            <w:rPrChange w:id="1059" w:author="R" w:date="2026-05-30T15:22:00Z">
              <w:rPr>
                <w:rFonts w:cs="Arial" w:hint="eastAsia"/>
                <w:rtl/>
                <w:lang w:bidi="fa-IR"/>
              </w:rPr>
            </w:rPrChange>
          </w:rPr>
          <w:t>منف</w:t>
        </w:r>
        <w:r w:rsidRPr="004B5D1F">
          <w:rPr>
            <w:rFonts w:cs="B Nazanin" w:hint="cs"/>
            <w:i w:val="0"/>
            <w:iCs w:val="0"/>
            <w:color w:val="auto"/>
            <w:sz w:val="22"/>
            <w:szCs w:val="22"/>
            <w:rtl/>
            <w:lang w:bidi="fa-IR"/>
            <w:rPrChange w:id="1060" w:author="R" w:date="2026-05-30T15:22:00Z">
              <w:rPr>
                <w:rFonts w:cs="Arial" w:hint="cs"/>
                <w:rtl/>
                <w:lang w:bidi="fa-IR"/>
              </w:rPr>
            </w:rPrChange>
          </w:rPr>
          <w:t>ی</w:t>
        </w:r>
        <w:r w:rsidRPr="004B5D1F">
          <w:rPr>
            <w:rFonts w:cs="B Nazanin"/>
            <w:i w:val="0"/>
            <w:iCs w:val="0"/>
            <w:color w:val="auto"/>
            <w:sz w:val="22"/>
            <w:szCs w:val="22"/>
            <w:rtl/>
            <w:lang w:bidi="fa-IR"/>
            <w:rPrChange w:id="1061" w:author="R" w:date="2026-05-30T15:22:00Z">
              <w:rPr>
                <w:rFonts w:cs="Arial"/>
                <w:rtl/>
                <w:lang w:bidi="fa-IR"/>
              </w:rPr>
            </w:rPrChange>
          </w:rPr>
          <w:t xml:space="preserve"> </w:t>
        </w:r>
        <w:r w:rsidRPr="004B5D1F">
          <w:rPr>
            <w:rFonts w:cs="B Nazanin" w:hint="eastAsia"/>
            <w:i w:val="0"/>
            <w:iCs w:val="0"/>
            <w:color w:val="auto"/>
            <w:sz w:val="22"/>
            <w:szCs w:val="22"/>
            <w:rtl/>
            <w:lang w:bidi="fa-IR"/>
            <w:rPrChange w:id="1062" w:author="R" w:date="2026-05-30T15:22:00Z">
              <w:rPr>
                <w:rFonts w:cs="Arial" w:hint="eastAsia"/>
                <w:rtl/>
                <w:lang w:bidi="fa-IR"/>
              </w:rPr>
            </w:rPrChange>
          </w:rPr>
          <w:t>بصورت</w:t>
        </w:r>
        <w:r w:rsidRPr="004B5D1F">
          <w:rPr>
            <w:rFonts w:cs="B Nazanin"/>
            <w:i w:val="0"/>
            <w:iCs w:val="0"/>
            <w:color w:val="auto"/>
            <w:sz w:val="22"/>
            <w:szCs w:val="22"/>
            <w:rtl/>
            <w:lang w:bidi="fa-IR"/>
            <w:rPrChange w:id="1063" w:author="R" w:date="2026-05-30T15:22:00Z">
              <w:rPr>
                <w:rFonts w:cs="Arial"/>
                <w:rtl/>
                <w:lang w:bidi="fa-IR"/>
              </w:rPr>
            </w:rPrChange>
          </w:rPr>
          <w:t xml:space="preserve"> </w:t>
        </w:r>
        <w:r w:rsidRPr="004B5D1F">
          <w:rPr>
            <w:rFonts w:cs="B Nazanin" w:hint="eastAsia"/>
            <w:i w:val="0"/>
            <w:iCs w:val="0"/>
            <w:color w:val="auto"/>
            <w:sz w:val="22"/>
            <w:szCs w:val="22"/>
            <w:rtl/>
            <w:lang w:bidi="fa-IR"/>
            <w:rPrChange w:id="1064" w:author="R" w:date="2026-05-30T15:22:00Z">
              <w:rPr>
                <w:rFonts w:cs="Arial" w:hint="eastAsia"/>
                <w:rtl/>
                <w:lang w:bidi="fa-IR"/>
              </w:rPr>
            </w:rPrChange>
          </w:rPr>
          <w:t>فصل</w:t>
        </w:r>
        <w:r w:rsidRPr="004B5D1F">
          <w:rPr>
            <w:rFonts w:cs="B Nazanin" w:hint="cs"/>
            <w:i w:val="0"/>
            <w:iCs w:val="0"/>
            <w:color w:val="auto"/>
            <w:sz w:val="22"/>
            <w:szCs w:val="22"/>
            <w:rtl/>
            <w:lang w:bidi="fa-IR"/>
            <w:rPrChange w:id="1065" w:author="R" w:date="2026-05-30T15:22:00Z">
              <w:rPr>
                <w:rFonts w:cs="Arial" w:hint="cs"/>
                <w:rtl/>
                <w:lang w:bidi="fa-IR"/>
              </w:rPr>
            </w:rPrChange>
          </w:rPr>
          <w:t>ی</w:t>
        </w:r>
        <w:bookmarkEnd w:id="1039"/>
      </w:ins>
    </w:p>
    <w:tbl>
      <w:tblPr>
        <w:tblStyle w:val="PlainTable2"/>
        <w:bidiVisual/>
        <w:tblW w:w="0" w:type="auto"/>
        <w:jc w:val="center"/>
        <w:tblLook w:val="04A0" w:firstRow="1" w:lastRow="0" w:firstColumn="1" w:lastColumn="0" w:noHBand="0" w:noVBand="1"/>
      </w:tblPr>
      <w:tblGrid>
        <w:gridCol w:w="1604"/>
        <w:gridCol w:w="1486"/>
        <w:gridCol w:w="1486"/>
      </w:tblGrid>
      <w:tr w:rsidR="009065AE" w:rsidRPr="009065AE" w14:paraId="611EC2C4" w14:textId="77777777" w:rsidTr="00DF12DA">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485" w:type="dxa"/>
          </w:tcPr>
          <w:p w14:paraId="5AE4F06F" w14:textId="5AE59508" w:rsidR="009065AE" w:rsidRPr="009065AE" w:rsidRDefault="009065AE" w:rsidP="009065AE">
            <w:pPr>
              <w:pStyle w:val="NormalWeb"/>
              <w:spacing w:before="0" w:beforeAutospacing="0"/>
              <w:jc w:val="center"/>
              <w:rPr>
                <w:rFonts w:ascii="IRNazanin" w:hAnsi="IRNazanin" w:cs="B Nazanin"/>
                <w:b w:val="0"/>
                <w:bCs w:val="0"/>
                <w:sz w:val="22"/>
                <w:szCs w:val="22"/>
                <w:rtl/>
                <w:lang w:bidi="fa-IR"/>
                <w:rPrChange w:id="1066" w:author="R" w:date="2026-05-30T15:20:00Z">
                  <w:rPr>
                    <w:rFonts w:ascii="IRNazanin" w:hAnsi="IRNazanin" w:cs="B Nazanin"/>
                    <w:sz w:val="22"/>
                    <w:szCs w:val="22"/>
                    <w:rtl/>
                    <w:lang w:bidi="fa-IR"/>
                  </w:rPr>
                </w:rPrChange>
              </w:rPr>
            </w:pPr>
            <w:ins w:id="1067" w:author="R" w:date="2026-05-30T15:20:00Z">
              <w:r w:rsidRPr="009065AE">
                <w:rPr>
                  <w:rFonts w:cs="B Nazanin" w:hint="eastAsia"/>
                  <w:sz w:val="22"/>
                  <w:szCs w:val="22"/>
                  <w:rtl/>
                  <w:rPrChange w:id="1068" w:author="R" w:date="2026-05-30T15:20:00Z">
                    <w:rPr>
                      <w:rFonts w:hint="eastAsia"/>
                      <w:rtl/>
                    </w:rPr>
                  </w:rPrChange>
                </w:rPr>
                <w:t>فصل</w:t>
              </w:r>
            </w:ins>
            <w:del w:id="1069" w:author="R" w:date="2026-05-30T15:20:00Z">
              <w:r w:rsidRPr="009065AE" w:rsidDel="0077084A">
                <w:rPr>
                  <w:rFonts w:ascii="IRNazanin" w:hAnsi="IRNazanin" w:cs="B Nazanin"/>
                  <w:sz w:val="22"/>
                  <w:szCs w:val="22"/>
                  <w:rtl/>
                </w:rPr>
                <w:delText>فصل</w:delText>
              </w:r>
            </w:del>
          </w:p>
        </w:tc>
        <w:tc>
          <w:tcPr>
            <w:tcW w:w="1486" w:type="dxa"/>
          </w:tcPr>
          <w:p w14:paraId="1BE8C019" w14:textId="10C1425C" w:rsidR="009065AE" w:rsidRPr="009065AE" w:rsidRDefault="009065AE" w:rsidP="009065AE">
            <w:pPr>
              <w:pStyle w:val="NormalWeb"/>
              <w:spacing w:before="0" w:beforeAutospacing="0"/>
              <w:jc w:val="center"/>
              <w:cnfStyle w:val="100000000000" w:firstRow="1" w:lastRow="0" w:firstColumn="0" w:lastColumn="0" w:oddVBand="0" w:evenVBand="0" w:oddHBand="0" w:evenHBand="0" w:firstRowFirstColumn="0" w:firstRowLastColumn="0" w:lastRowFirstColumn="0" w:lastRowLastColumn="0"/>
              <w:rPr>
                <w:rFonts w:ascii="IRNazanin" w:hAnsi="IRNazanin" w:cs="B Nazanin"/>
                <w:b w:val="0"/>
                <w:bCs w:val="0"/>
                <w:sz w:val="22"/>
                <w:szCs w:val="22"/>
                <w:rtl/>
                <w:lang w:bidi="fa-IR"/>
                <w:rPrChange w:id="1070" w:author="R" w:date="2026-05-30T15:20:00Z">
                  <w:rPr>
                    <w:rFonts w:ascii="IRNazanin" w:hAnsi="IRNazanin" w:cs="B Nazanin"/>
                    <w:sz w:val="22"/>
                    <w:szCs w:val="22"/>
                    <w:rtl/>
                    <w:lang w:bidi="fa-IR"/>
                  </w:rPr>
                </w:rPrChange>
              </w:rPr>
            </w:pPr>
            <w:ins w:id="1071" w:author="R" w:date="2026-05-30T15:20:00Z">
              <w:r w:rsidRPr="009065AE">
                <w:rPr>
                  <w:rFonts w:cs="B Nazanin" w:hint="eastAsia"/>
                  <w:sz w:val="22"/>
                  <w:szCs w:val="22"/>
                  <w:rtl/>
                  <w:rPrChange w:id="1072" w:author="R" w:date="2026-05-30T15:20:00Z">
                    <w:rPr>
                      <w:rFonts w:hint="eastAsia"/>
                      <w:rtl/>
                    </w:rPr>
                  </w:rPrChange>
                </w:rPr>
                <w:t>تعداد</w:t>
              </w:r>
            </w:ins>
            <w:del w:id="1073" w:author="R" w:date="2026-05-30T15:20:00Z">
              <w:r w:rsidRPr="009065AE" w:rsidDel="0077084A">
                <w:rPr>
                  <w:rFonts w:ascii="IRNazanin" w:hAnsi="IRNazanin" w:cs="B Nazanin"/>
                  <w:sz w:val="22"/>
                  <w:szCs w:val="22"/>
                  <w:rtl/>
                </w:rPr>
                <w:delText>تعداد</w:delText>
              </w:r>
            </w:del>
          </w:p>
        </w:tc>
        <w:tc>
          <w:tcPr>
            <w:tcW w:w="1486" w:type="dxa"/>
          </w:tcPr>
          <w:p w14:paraId="4B1E3687" w14:textId="75BB8694" w:rsidR="009065AE" w:rsidRPr="009065AE" w:rsidRDefault="009065AE" w:rsidP="009065AE">
            <w:pPr>
              <w:pStyle w:val="NormalWeb"/>
              <w:spacing w:before="0" w:beforeAutospacing="0"/>
              <w:jc w:val="center"/>
              <w:cnfStyle w:val="100000000000" w:firstRow="1" w:lastRow="0" w:firstColumn="0" w:lastColumn="0" w:oddVBand="0" w:evenVBand="0" w:oddHBand="0" w:evenHBand="0" w:firstRowFirstColumn="0" w:firstRowLastColumn="0" w:lastRowFirstColumn="0" w:lastRowLastColumn="0"/>
              <w:rPr>
                <w:rFonts w:ascii="IRNazanin" w:hAnsi="IRNazanin" w:cs="B Nazanin"/>
                <w:b w:val="0"/>
                <w:bCs w:val="0"/>
                <w:sz w:val="22"/>
                <w:szCs w:val="22"/>
                <w:rtl/>
                <w:lang w:bidi="fa-IR"/>
                <w:rPrChange w:id="1074" w:author="R" w:date="2026-05-30T15:20:00Z">
                  <w:rPr>
                    <w:rFonts w:ascii="IRNazanin" w:hAnsi="IRNazanin" w:cs="B Nazanin"/>
                    <w:sz w:val="22"/>
                    <w:szCs w:val="22"/>
                    <w:rtl/>
                    <w:lang w:bidi="fa-IR"/>
                  </w:rPr>
                </w:rPrChange>
              </w:rPr>
            </w:pPr>
            <w:ins w:id="1075" w:author="R" w:date="2026-05-30T15:20:00Z">
              <w:r w:rsidRPr="009065AE">
                <w:rPr>
                  <w:rFonts w:cs="B Nazanin" w:hint="eastAsia"/>
                  <w:sz w:val="22"/>
                  <w:szCs w:val="22"/>
                  <w:rtl/>
                  <w:rPrChange w:id="1076" w:author="R" w:date="2026-05-30T15:20:00Z">
                    <w:rPr>
                      <w:rFonts w:hint="eastAsia"/>
                      <w:rtl/>
                    </w:rPr>
                  </w:rPrChange>
                </w:rPr>
                <w:t>درصد</w:t>
              </w:r>
            </w:ins>
            <w:del w:id="1077" w:author="R" w:date="2026-05-30T15:20:00Z">
              <w:r w:rsidRPr="009065AE" w:rsidDel="0077084A">
                <w:rPr>
                  <w:rFonts w:ascii="IRNazanin" w:hAnsi="IRNazanin" w:cs="B Nazanin"/>
                  <w:sz w:val="22"/>
                  <w:szCs w:val="22"/>
                  <w:rtl/>
                </w:rPr>
                <w:delText>درصد</w:delText>
              </w:r>
            </w:del>
          </w:p>
        </w:tc>
      </w:tr>
      <w:tr w:rsidR="009065AE" w:rsidRPr="009065AE" w14:paraId="3ED28161" w14:textId="77777777" w:rsidTr="00DF12DA">
        <w:trPr>
          <w:cnfStyle w:val="000000100000" w:firstRow="0" w:lastRow="0" w:firstColumn="0" w:lastColumn="0" w:oddVBand="0" w:evenVBand="0" w:oddHBand="1" w:evenHBand="0" w:firstRowFirstColumn="0" w:firstRowLastColumn="0" w:lastRowFirstColumn="0" w:lastRowLastColumn="0"/>
          <w:trHeight w:val="274"/>
          <w:jc w:val="center"/>
        </w:trPr>
        <w:tc>
          <w:tcPr>
            <w:cnfStyle w:val="001000000000" w:firstRow="0" w:lastRow="0" w:firstColumn="1" w:lastColumn="0" w:oddVBand="0" w:evenVBand="0" w:oddHBand="0" w:evenHBand="0" w:firstRowFirstColumn="0" w:firstRowLastColumn="0" w:lastRowFirstColumn="0" w:lastRowLastColumn="0"/>
            <w:tcW w:w="1485" w:type="dxa"/>
          </w:tcPr>
          <w:p w14:paraId="7422BE5A" w14:textId="08A9CF42" w:rsidR="009065AE" w:rsidRPr="009065AE" w:rsidRDefault="009065AE" w:rsidP="009065AE">
            <w:pPr>
              <w:pStyle w:val="NormalWeb"/>
              <w:spacing w:before="0" w:beforeAutospacing="0"/>
              <w:jc w:val="center"/>
              <w:rPr>
                <w:rFonts w:ascii="IRNazanin" w:hAnsi="IRNazanin" w:cs="B Nazanin"/>
                <w:b w:val="0"/>
                <w:bCs w:val="0"/>
                <w:sz w:val="22"/>
                <w:szCs w:val="22"/>
                <w:rtl/>
                <w:lang w:bidi="fa-IR"/>
                <w:rPrChange w:id="1078" w:author="R" w:date="2026-05-30T15:20:00Z">
                  <w:rPr>
                    <w:rFonts w:ascii="IRNazanin" w:hAnsi="IRNazanin" w:cs="B Nazanin"/>
                    <w:sz w:val="22"/>
                    <w:szCs w:val="22"/>
                    <w:rtl/>
                    <w:lang w:bidi="fa-IR"/>
                  </w:rPr>
                </w:rPrChange>
              </w:rPr>
            </w:pPr>
            <w:ins w:id="1079" w:author="R" w:date="2026-05-30T15:20:00Z">
              <w:r w:rsidRPr="009065AE">
                <w:rPr>
                  <w:rFonts w:cs="B Nazanin" w:hint="eastAsia"/>
                  <w:sz w:val="22"/>
                  <w:szCs w:val="22"/>
                  <w:rtl/>
                  <w:rPrChange w:id="1080" w:author="R" w:date="2026-05-30T15:20:00Z">
                    <w:rPr>
                      <w:rFonts w:hint="eastAsia"/>
                      <w:rtl/>
                    </w:rPr>
                  </w:rPrChange>
                </w:rPr>
                <w:t>بهار</w:t>
              </w:r>
            </w:ins>
            <w:del w:id="1081" w:author="R" w:date="2026-05-30T15:20:00Z">
              <w:r w:rsidRPr="009065AE" w:rsidDel="0077084A">
                <w:rPr>
                  <w:rFonts w:ascii="IRNazanin" w:hAnsi="IRNazanin" w:cs="B Nazanin"/>
                  <w:sz w:val="22"/>
                  <w:szCs w:val="22"/>
                  <w:rtl/>
                </w:rPr>
                <w:delText>بهار</w:delText>
              </w:r>
            </w:del>
          </w:p>
        </w:tc>
        <w:tc>
          <w:tcPr>
            <w:tcW w:w="1486" w:type="dxa"/>
          </w:tcPr>
          <w:p w14:paraId="73ED8B23" w14:textId="6BFA123F" w:rsidR="009065AE" w:rsidRPr="009065AE" w:rsidRDefault="009065AE" w:rsidP="009065AE">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IRNazanin" w:hAnsi="IRNazanin" w:cs="B Nazanin"/>
                <w:sz w:val="22"/>
                <w:szCs w:val="22"/>
                <w:rtl/>
                <w:lang w:bidi="fa-IR"/>
              </w:rPr>
            </w:pPr>
            <w:ins w:id="1082" w:author="R" w:date="2026-05-30T15:20:00Z">
              <w:r w:rsidRPr="009065AE">
                <w:rPr>
                  <w:rFonts w:cs="B Nazanin"/>
                  <w:sz w:val="22"/>
                  <w:szCs w:val="22"/>
                  <w:rtl/>
                  <w:lang w:bidi="fa-IR"/>
                  <w:rPrChange w:id="1083" w:author="R" w:date="2026-05-30T15:20:00Z">
                    <w:rPr>
                      <w:rtl/>
                      <w:lang w:bidi="fa-IR"/>
                    </w:rPr>
                  </w:rPrChange>
                </w:rPr>
                <w:t>۳۸</w:t>
              </w:r>
            </w:ins>
            <w:del w:id="1084" w:author="R" w:date="2026-05-30T15:20:00Z">
              <w:r w:rsidRPr="009065AE" w:rsidDel="0077084A">
                <w:rPr>
                  <w:rFonts w:ascii="IRNazanin" w:hAnsi="IRNazanin" w:cs="B Nazanin"/>
                  <w:sz w:val="22"/>
                  <w:szCs w:val="22"/>
                  <w:rtl/>
                  <w:lang w:bidi="fa-IR"/>
                </w:rPr>
                <w:delText>۳۸.۰</w:delText>
              </w:r>
            </w:del>
          </w:p>
        </w:tc>
        <w:tc>
          <w:tcPr>
            <w:tcW w:w="1486" w:type="dxa"/>
          </w:tcPr>
          <w:p w14:paraId="7AFFB513" w14:textId="1874D793" w:rsidR="009065AE" w:rsidRPr="009065AE" w:rsidRDefault="009065AE" w:rsidP="009065AE">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IRNazanin" w:hAnsi="IRNazanin" w:cs="B Nazanin"/>
                <w:sz w:val="22"/>
                <w:szCs w:val="22"/>
                <w:rtl/>
                <w:lang w:bidi="fa-IR"/>
              </w:rPr>
            </w:pPr>
            <w:ins w:id="1085" w:author="R" w:date="2026-05-30T15:20:00Z">
              <w:r w:rsidRPr="009065AE">
                <w:rPr>
                  <w:rFonts w:cs="B Nazanin"/>
                  <w:sz w:val="22"/>
                  <w:szCs w:val="22"/>
                  <w:rtl/>
                  <w:lang w:bidi="fa-IR"/>
                  <w:rPrChange w:id="1086" w:author="R" w:date="2026-05-30T15:20:00Z">
                    <w:rPr>
                      <w:rtl/>
                      <w:lang w:bidi="fa-IR"/>
                    </w:rPr>
                  </w:rPrChange>
                </w:rPr>
                <w:t>۱۱.۵۲</w:t>
              </w:r>
            </w:ins>
            <w:del w:id="1087" w:author="R" w:date="2026-05-30T15:20:00Z">
              <w:r w:rsidRPr="009065AE" w:rsidDel="0077084A">
                <w:rPr>
                  <w:rFonts w:ascii="IRNazanin" w:hAnsi="IRNazanin" w:cs="B Nazanin"/>
                  <w:sz w:val="22"/>
                  <w:szCs w:val="22"/>
                  <w:rtl/>
                  <w:lang w:bidi="fa-IR"/>
                </w:rPr>
                <w:delText>۲۳.۰۳</w:delText>
              </w:r>
            </w:del>
          </w:p>
        </w:tc>
      </w:tr>
      <w:tr w:rsidR="009065AE" w:rsidRPr="009065AE" w14:paraId="771BAC3F" w14:textId="77777777" w:rsidTr="00DF12DA">
        <w:trPr>
          <w:trHeight w:val="290"/>
          <w:jc w:val="center"/>
        </w:trPr>
        <w:tc>
          <w:tcPr>
            <w:cnfStyle w:val="001000000000" w:firstRow="0" w:lastRow="0" w:firstColumn="1" w:lastColumn="0" w:oddVBand="0" w:evenVBand="0" w:oddHBand="0" w:evenHBand="0" w:firstRowFirstColumn="0" w:firstRowLastColumn="0" w:lastRowFirstColumn="0" w:lastRowLastColumn="0"/>
            <w:tcW w:w="1485" w:type="dxa"/>
          </w:tcPr>
          <w:p w14:paraId="2CBA3A3C" w14:textId="008C0BA2" w:rsidR="009065AE" w:rsidRPr="009065AE" w:rsidRDefault="009065AE" w:rsidP="009065AE">
            <w:pPr>
              <w:pStyle w:val="NormalWeb"/>
              <w:spacing w:before="0" w:beforeAutospacing="0"/>
              <w:jc w:val="center"/>
              <w:rPr>
                <w:rFonts w:ascii="IRNazanin" w:hAnsi="IRNazanin" w:cs="B Nazanin"/>
                <w:b w:val="0"/>
                <w:bCs w:val="0"/>
                <w:sz w:val="22"/>
                <w:szCs w:val="22"/>
                <w:rtl/>
                <w:lang w:bidi="fa-IR"/>
                <w:rPrChange w:id="1088" w:author="R" w:date="2026-05-30T15:20:00Z">
                  <w:rPr>
                    <w:rFonts w:ascii="IRNazanin" w:hAnsi="IRNazanin" w:cs="B Nazanin"/>
                    <w:sz w:val="22"/>
                    <w:szCs w:val="22"/>
                    <w:rtl/>
                    <w:lang w:bidi="fa-IR"/>
                  </w:rPr>
                </w:rPrChange>
              </w:rPr>
            </w:pPr>
            <w:ins w:id="1089" w:author="R" w:date="2026-05-30T15:20:00Z">
              <w:r w:rsidRPr="009065AE">
                <w:rPr>
                  <w:rFonts w:cs="B Nazanin" w:hint="eastAsia"/>
                  <w:sz w:val="22"/>
                  <w:szCs w:val="22"/>
                  <w:rtl/>
                  <w:rPrChange w:id="1090" w:author="R" w:date="2026-05-30T15:20:00Z">
                    <w:rPr>
                      <w:rFonts w:hint="eastAsia"/>
                      <w:rtl/>
                    </w:rPr>
                  </w:rPrChange>
                </w:rPr>
                <w:t>تابستان</w:t>
              </w:r>
            </w:ins>
            <w:del w:id="1091" w:author="R" w:date="2026-05-30T15:20:00Z">
              <w:r w:rsidRPr="009065AE" w:rsidDel="0077084A">
                <w:rPr>
                  <w:rFonts w:ascii="IRNazanin" w:hAnsi="IRNazanin" w:cs="B Nazanin"/>
                  <w:sz w:val="22"/>
                  <w:szCs w:val="22"/>
                  <w:rtl/>
                </w:rPr>
                <w:delText>تابستان</w:delText>
              </w:r>
            </w:del>
          </w:p>
        </w:tc>
        <w:tc>
          <w:tcPr>
            <w:tcW w:w="1486" w:type="dxa"/>
          </w:tcPr>
          <w:p w14:paraId="7F58DB05" w14:textId="7E24C140" w:rsidR="009065AE" w:rsidRPr="009065AE" w:rsidRDefault="009065AE" w:rsidP="009065AE">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IRNazanin" w:hAnsi="IRNazanin" w:cs="B Nazanin"/>
                <w:sz w:val="22"/>
                <w:szCs w:val="22"/>
                <w:rtl/>
                <w:lang w:bidi="fa-IR"/>
              </w:rPr>
            </w:pPr>
            <w:ins w:id="1092" w:author="R" w:date="2026-05-30T15:20:00Z">
              <w:r w:rsidRPr="009065AE">
                <w:rPr>
                  <w:rFonts w:cs="B Nazanin"/>
                  <w:sz w:val="22"/>
                  <w:szCs w:val="22"/>
                  <w:rtl/>
                  <w:lang w:bidi="fa-IR"/>
                  <w:rPrChange w:id="1093" w:author="R" w:date="2026-05-30T15:20:00Z">
                    <w:rPr>
                      <w:rtl/>
                      <w:lang w:bidi="fa-IR"/>
                    </w:rPr>
                  </w:rPrChange>
                </w:rPr>
                <w:t>۱۰۳</w:t>
              </w:r>
            </w:ins>
            <w:del w:id="1094" w:author="R" w:date="2026-05-30T15:20:00Z">
              <w:r w:rsidRPr="009065AE" w:rsidDel="0077084A">
                <w:rPr>
                  <w:rFonts w:ascii="IRNazanin" w:hAnsi="IRNazanin" w:cs="B Nazanin"/>
                  <w:sz w:val="22"/>
                  <w:szCs w:val="22"/>
                  <w:rtl/>
                  <w:lang w:bidi="fa-IR"/>
                </w:rPr>
                <w:delText>۱۰۳.۰</w:delText>
              </w:r>
            </w:del>
          </w:p>
        </w:tc>
        <w:tc>
          <w:tcPr>
            <w:tcW w:w="1486" w:type="dxa"/>
          </w:tcPr>
          <w:p w14:paraId="0ED75D1C" w14:textId="7992A24C" w:rsidR="009065AE" w:rsidRPr="009065AE" w:rsidRDefault="009065AE" w:rsidP="009065AE">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IRNazanin" w:hAnsi="IRNazanin" w:cs="B Nazanin"/>
                <w:sz w:val="22"/>
                <w:szCs w:val="22"/>
                <w:rtl/>
                <w:lang w:bidi="fa-IR"/>
              </w:rPr>
            </w:pPr>
            <w:ins w:id="1095" w:author="R" w:date="2026-05-30T15:20:00Z">
              <w:r w:rsidRPr="009065AE">
                <w:rPr>
                  <w:rFonts w:cs="B Nazanin"/>
                  <w:sz w:val="22"/>
                  <w:szCs w:val="22"/>
                  <w:rtl/>
                  <w:lang w:bidi="fa-IR"/>
                  <w:rPrChange w:id="1096" w:author="R" w:date="2026-05-30T15:20:00Z">
                    <w:rPr>
                      <w:rtl/>
                      <w:lang w:bidi="fa-IR"/>
                    </w:rPr>
                  </w:rPrChange>
                </w:rPr>
                <w:t>۳۱.۲۱</w:t>
              </w:r>
            </w:ins>
            <w:del w:id="1097" w:author="R" w:date="2026-05-30T15:20:00Z">
              <w:r w:rsidRPr="009065AE" w:rsidDel="0077084A">
                <w:rPr>
                  <w:rFonts w:ascii="IRNazanin" w:hAnsi="IRNazanin" w:cs="B Nazanin"/>
                  <w:sz w:val="22"/>
                  <w:szCs w:val="22"/>
                  <w:rtl/>
                  <w:lang w:bidi="fa-IR"/>
                </w:rPr>
                <w:delText>۶۲.۴۲</w:delText>
              </w:r>
            </w:del>
          </w:p>
        </w:tc>
      </w:tr>
      <w:tr w:rsidR="009065AE" w:rsidRPr="009065AE" w14:paraId="41677611" w14:textId="77777777" w:rsidTr="00DF12DA">
        <w:trPr>
          <w:cnfStyle w:val="000000100000" w:firstRow="0" w:lastRow="0" w:firstColumn="0" w:lastColumn="0" w:oddVBand="0" w:evenVBand="0" w:oddHBand="1" w:evenHBand="0" w:firstRowFirstColumn="0" w:firstRowLastColumn="0" w:lastRowFirstColumn="0" w:lastRowLastColumn="0"/>
          <w:trHeight w:val="274"/>
          <w:jc w:val="center"/>
        </w:trPr>
        <w:tc>
          <w:tcPr>
            <w:cnfStyle w:val="001000000000" w:firstRow="0" w:lastRow="0" w:firstColumn="1" w:lastColumn="0" w:oddVBand="0" w:evenVBand="0" w:oddHBand="0" w:evenHBand="0" w:firstRowFirstColumn="0" w:firstRowLastColumn="0" w:lastRowFirstColumn="0" w:lastRowLastColumn="0"/>
            <w:tcW w:w="1485" w:type="dxa"/>
          </w:tcPr>
          <w:p w14:paraId="7BABEC1D" w14:textId="2316A186" w:rsidR="009065AE" w:rsidRPr="009065AE" w:rsidRDefault="009065AE" w:rsidP="009065AE">
            <w:pPr>
              <w:pStyle w:val="NormalWeb"/>
              <w:spacing w:before="0" w:beforeAutospacing="0"/>
              <w:jc w:val="center"/>
              <w:rPr>
                <w:rFonts w:ascii="IRNazanin" w:hAnsi="IRNazanin" w:cs="B Nazanin"/>
                <w:b w:val="0"/>
                <w:bCs w:val="0"/>
                <w:sz w:val="22"/>
                <w:szCs w:val="22"/>
                <w:rtl/>
                <w:lang w:bidi="fa-IR"/>
                <w:rPrChange w:id="1098" w:author="R" w:date="2026-05-30T15:20:00Z">
                  <w:rPr>
                    <w:rFonts w:ascii="IRNazanin" w:hAnsi="IRNazanin" w:cs="B Nazanin"/>
                    <w:sz w:val="22"/>
                    <w:szCs w:val="22"/>
                    <w:rtl/>
                    <w:lang w:bidi="fa-IR"/>
                  </w:rPr>
                </w:rPrChange>
              </w:rPr>
            </w:pPr>
            <w:ins w:id="1099" w:author="R" w:date="2026-05-30T15:20:00Z">
              <w:r w:rsidRPr="009065AE">
                <w:rPr>
                  <w:rFonts w:cs="B Nazanin" w:hint="eastAsia"/>
                  <w:sz w:val="22"/>
                  <w:szCs w:val="22"/>
                  <w:rtl/>
                  <w:rPrChange w:id="1100" w:author="R" w:date="2026-05-30T15:20:00Z">
                    <w:rPr>
                      <w:rFonts w:hint="eastAsia"/>
                      <w:rtl/>
                    </w:rPr>
                  </w:rPrChange>
                </w:rPr>
                <w:t>پا</w:t>
              </w:r>
              <w:r w:rsidRPr="009065AE">
                <w:rPr>
                  <w:rFonts w:cs="B Nazanin" w:hint="cs"/>
                  <w:sz w:val="22"/>
                  <w:szCs w:val="22"/>
                  <w:rtl/>
                  <w:rPrChange w:id="1101" w:author="R" w:date="2026-05-30T15:20:00Z">
                    <w:rPr>
                      <w:rFonts w:hint="cs"/>
                      <w:rtl/>
                    </w:rPr>
                  </w:rPrChange>
                </w:rPr>
                <w:t>یی</w:t>
              </w:r>
              <w:r w:rsidRPr="009065AE">
                <w:rPr>
                  <w:rFonts w:cs="B Nazanin" w:hint="eastAsia"/>
                  <w:sz w:val="22"/>
                  <w:szCs w:val="22"/>
                  <w:rtl/>
                  <w:rPrChange w:id="1102" w:author="R" w:date="2026-05-30T15:20:00Z">
                    <w:rPr>
                      <w:rFonts w:hint="eastAsia"/>
                      <w:rtl/>
                    </w:rPr>
                  </w:rPrChange>
                </w:rPr>
                <w:t>ز</w:t>
              </w:r>
            </w:ins>
            <w:del w:id="1103" w:author="R" w:date="2026-05-30T15:20:00Z">
              <w:r w:rsidRPr="009065AE" w:rsidDel="0077084A">
                <w:rPr>
                  <w:rFonts w:ascii="IRNazanin" w:hAnsi="IRNazanin" w:cs="B Nazanin"/>
                  <w:sz w:val="22"/>
                  <w:szCs w:val="22"/>
                  <w:rtl/>
                </w:rPr>
                <w:delText>پا</w:delText>
              </w:r>
              <w:r w:rsidRPr="009065AE" w:rsidDel="0077084A">
                <w:rPr>
                  <w:rFonts w:ascii="IRNazanin" w:hAnsi="IRNazanin" w:cs="B Nazanin" w:hint="cs"/>
                  <w:sz w:val="22"/>
                  <w:szCs w:val="22"/>
                  <w:rtl/>
                </w:rPr>
                <w:delText>یی</w:delText>
              </w:r>
              <w:r w:rsidRPr="009065AE" w:rsidDel="0077084A">
                <w:rPr>
                  <w:rFonts w:ascii="IRNazanin" w:hAnsi="IRNazanin" w:cs="B Nazanin" w:hint="eastAsia"/>
                  <w:sz w:val="22"/>
                  <w:szCs w:val="22"/>
                  <w:rtl/>
                </w:rPr>
                <w:delText>ز</w:delText>
              </w:r>
            </w:del>
          </w:p>
        </w:tc>
        <w:tc>
          <w:tcPr>
            <w:tcW w:w="1486" w:type="dxa"/>
          </w:tcPr>
          <w:p w14:paraId="0D8DFEDD" w14:textId="380FD5E1" w:rsidR="009065AE" w:rsidRPr="009065AE" w:rsidRDefault="009065AE" w:rsidP="009065AE">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IRNazanin" w:hAnsi="IRNazanin" w:cs="B Nazanin"/>
                <w:sz w:val="22"/>
                <w:szCs w:val="22"/>
                <w:rtl/>
                <w:lang w:bidi="fa-IR"/>
              </w:rPr>
            </w:pPr>
            <w:ins w:id="1104" w:author="R" w:date="2026-05-30T15:20:00Z">
              <w:r w:rsidRPr="009065AE">
                <w:rPr>
                  <w:rFonts w:cs="B Nazanin"/>
                  <w:sz w:val="22"/>
                  <w:szCs w:val="22"/>
                  <w:rtl/>
                  <w:lang w:bidi="fa-IR"/>
                  <w:rPrChange w:id="1105" w:author="R" w:date="2026-05-30T15:20:00Z">
                    <w:rPr>
                      <w:rtl/>
                      <w:lang w:bidi="fa-IR"/>
                    </w:rPr>
                  </w:rPrChange>
                </w:rPr>
                <w:t>۱۶</w:t>
              </w:r>
            </w:ins>
            <w:del w:id="1106" w:author="R" w:date="2026-05-30T15:20:00Z">
              <w:r w:rsidRPr="009065AE" w:rsidDel="0077084A">
                <w:rPr>
                  <w:rFonts w:ascii="IRNazanin" w:hAnsi="IRNazanin" w:cs="B Nazanin"/>
                  <w:sz w:val="22"/>
                  <w:szCs w:val="22"/>
                  <w:rtl/>
                  <w:lang w:bidi="fa-IR"/>
                </w:rPr>
                <w:delText>۱۶.۰</w:delText>
              </w:r>
            </w:del>
          </w:p>
        </w:tc>
        <w:tc>
          <w:tcPr>
            <w:tcW w:w="1486" w:type="dxa"/>
          </w:tcPr>
          <w:p w14:paraId="1B770E2C" w14:textId="0445C950" w:rsidR="009065AE" w:rsidRPr="009065AE" w:rsidRDefault="009065AE" w:rsidP="009065AE">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IRNazanin" w:hAnsi="IRNazanin" w:cs="B Nazanin"/>
                <w:sz w:val="22"/>
                <w:szCs w:val="22"/>
                <w:rtl/>
                <w:lang w:bidi="fa-IR"/>
              </w:rPr>
            </w:pPr>
            <w:ins w:id="1107" w:author="R" w:date="2026-05-30T15:20:00Z">
              <w:r w:rsidRPr="009065AE">
                <w:rPr>
                  <w:rFonts w:cs="B Nazanin"/>
                  <w:sz w:val="22"/>
                  <w:szCs w:val="22"/>
                  <w:rtl/>
                  <w:lang w:bidi="fa-IR"/>
                  <w:rPrChange w:id="1108" w:author="R" w:date="2026-05-30T15:20:00Z">
                    <w:rPr>
                      <w:rtl/>
                      <w:lang w:bidi="fa-IR"/>
                    </w:rPr>
                  </w:rPrChange>
                </w:rPr>
                <w:t>۴.۸۵</w:t>
              </w:r>
            </w:ins>
            <w:del w:id="1109" w:author="R" w:date="2026-05-30T15:20:00Z">
              <w:r w:rsidRPr="009065AE" w:rsidDel="0077084A">
                <w:rPr>
                  <w:rFonts w:ascii="IRNazanin" w:hAnsi="IRNazanin" w:cs="B Nazanin"/>
                  <w:sz w:val="22"/>
                  <w:szCs w:val="22"/>
                  <w:rtl/>
                  <w:lang w:bidi="fa-IR"/>
                </w:rPr>
                <w:delText>۹.۷</w:delText>
              </w:r>
            </w:del>
          </w:p>
        </w:tc>
      </w:tr>
      <w:tr w:rsidR="009065AE" w:rsidRPr="009065AE" w14:paraId="3678B495" w14:textId="77777777" w:rsidTr="00DF12DA">
        <w:trPr>
          <w:trHeight w:val="290"/>
          <w:jc w:val="center"/>
        </w:trPr>
        <w:tc>
          <w:tcPr>
            <w:cnfStyle w:val="001000000000" w:firstRow="0" w:lastRow="0" w:firstColumn="1" w:lastColumn="0" w:oddVBand="0" w:evenVBand="0" w:oddHBand="0" w:evenHBand="0" w:firstRowFirstColumn="0" w:firstRowLastColumn="0" w:lastRowFirstColumn="0" w:lastRowLastColumn="0"/>
            <w:tcW w:w="1485" w:type="dxa"/>
          </w:tcPr>
          <w:p w14:paraId="392939FA" w14:textId="73B9E8B1" w:rsidR="009065AE" w:rsidRPr="009065AE" w:rsidRDefault="009065AE" w:rsidP="009065AE">
            <w:pPr>
              <w:pStyle w:val="NormalWeb"/>
              <w:spacing w:before="0" w:beforeAutospacing="0"/>
              <w:jc w:val="center"/>
              <w:rPr>
                <w:rFonts w:ascii="IRNazanin" w:hAnsi="IRNazanin" w:cs="B Nazanin"/>
                <w:b w:val="0"/>
                <w:bCs w:val="0"/>
                <w:sz w:val="22"/>
                <w:szCs w:val="22"/>
                <w:rtl/>
                <w:lang w:bidi="fa-IR"/>
                <w:rPrChange w:id="1110" w:author="R" w:date="2026-05-30T15:20:00Z">
                  <w:rPr>
                    <w:rFonts w:ascii="IRNazanin" w:hAnsi="IRNazanin" w:cs="B Nazanin"/>
                    <w:sz w:val="22"/>
                    <w:szCs w:val="22"/>
                    <w:rtl/>
                    <w:lang w:bidi="fa-IR"/>
                  </w:rPr>
                </w:rPrChange>
              </w:rPr>
            </w:pPr>
            <w:ins w:id="1111" w:author="R" w:date="2026-05-30T15:20:00Z">
              <w:r w:rsidRPr="009065AE">
                <w:rPr>
                  <w:rFonts w:cs="B Nazanin" w:hint="eastAsia"/>
                  <w:sz w:val="22"/>
                  <w:szCs w:val="22"/>
                  <w:rtl/>
                  <w:rPrChange w:id="1112" w:author="R" w:date="2026-05-30T15:20:00Z">
                    <w:rPr>
                      <w:rFonts w:hint="eastAsia"/>
                      <w:rtl/>
                    </w:rPr>
                  </w:rPrChange>
                </w:rPr>
                <w:t>زمستان</w:t>
              </w:r>
            </w:ins>
            <w:del w:id="1113" w:author="R" w:date="2026-05-30T15:20:00Z">
              <w:r w:rsidRPr="009065AE" w:rsidDel="0077084A">
                <w:rPr>
                  <w:rFonts w:ascii="IRNazanin" w:hAnsi="IRNazanin" w:cs="B Nazanin"/>
                  <w:sz w:val="22"/>
                  <w:szCs w:val="22"/>
                  <w:rtl/>
                </w:rPr>
                <w:delText>زمستان</w:delText>
              </w:r>
            </w:del>
          </w:p>
        </w:tc>
        <w:tc>
          <w:tcPr>
            <w:tcW w:w="1486" w:type="dxa"/>
          </w:tcPr>
          <w:p w14:paraId="7DA1F074" w14:textId="08FB7AEE" w:rsidR="009065AE" w:rsidRPr="009065AE" w:rsidRDefault="009065AE" w:rsidP="009065AE">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IRNazanin" w:hAnsi="IRNazanin" w:cs="B Nazanin"/>
                <w:sz w:val="22"/>
                <w:szCs w:val="22"/>
                <w:rtl/>
                <w:lang w:bidi="fa-IR"/>
              </w:rPr>
            </w:pPr>
            <w:ins w:id="1114" w:author="R" w:date="2026-05-30T15:20:00Z">
              <w:r w:rsidRPr="009065AE">
                <w:rPr>
                  <w:rFonts w:cs="B Nazanin"/>
                  <w:sz w:val="22"/>
                  <w:szCs w:val="22"/>
                  <w:rtl/>
                  <w:lang w:bidi="fa-IR"/>
                  <w:rPrChange w:id="1115" w:author="R" w:date="2026-05-30T15:20:00Z">
                    <w:rPr>
                      <w:rtl/>
                      <w:lang w:bidi="fa-IR"/>
                    </w:rPr>
                  </w:rPrChange>
                </w:rPr>
                <w:t>۸</w:t>
              </w:r>
            </w:ins>
            <w:del w:id="1116" w:author="R" w:date="2026-05-30T15:20:00Z">
              <w:r w:rsidRPr="009065AE" w:rsidDel="0077084A">
                <w:rPr>
                  <w:rFonts w:ascii="IRNazanin" w:hAnsi="IRNazanin" w:cs="B Nazanin"/>
                  <w:sz w:val="22"/>
                  <w:szCs w:val="22"/>
                  <w:rtl/>
                  <w:lang w:bidi="fa-IR"/>
                </w:rPr>
                <w:delText>۸.۰</w:delText>
              </w:r>
            </w:del>
          </w:p>
        </w:tc>
        <w:tc>
          <w:tcPr>
            <w:tcW w:w="1486" w:type="dxa"/>
          </w:tcPr>
          <w:p w14:paraId="48927AAA" w14:textId="676B6C78" w:rsidR="009065AE" w:rsidRPr="009065AE" w:rsidRDefault="009065AE" w:rsidP="009065AE">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IRNazanin" w:hAnsi="IRNazanin" w:cs="B Nazanin"/>
                <w:sz w:val="22"/>
                <w:szCs w:val="22"/>
                <w:rtl/>
                <w:lang w:bidi="fa-IR"/>
              </w:rPr>
            </w:pPr>
            <w:ins w:id="1117" w:author="R" w:date="2026-05-30T15:20:00Z">
              <w:r w:rsidRPr="009065AE">
                <w:rPr>
                  <w:rFonts w:cs="B Nazanin"/>
                  <w:sz w:val="22"/>
                  <w:szCs w:val="22"/>
                  <w:rtl/>
                  <w:lang w:bidi="fa-IR"/>
                  <w:rPrChange w:id="1118" w:author="R" w:date="2026-05-30T15:20:00Z">
                    <w:rPr>
                      <w:rtl/>
                      <w:lang w:bidi="fa-IR"/>
                    </w:rPr>
                  </w:rPrChange>
                </w:rPr>
                <w:t>۲.۴۲</w:t>
              </w:r>
            </w:ins>
            <w:del w:id="1119" w:author="R" w:date="2026-05-30T15:20:00Z">
              <w:r w:rsidRPr="009065AE" w:rsidDel="0077084A">
                <w:rPr>
                  <w:rFonts w:ascii="IRNazanin" w:hAnsi="IRNazanin" w:cs="B Nazanin"/>
                  <w:sz w:val="22"/>
                  <w:szCs w:val="22"/>
                  <w:rtl/>
                  <w:lang w:bidi="fa-IR"/>
                </w:rPr>
                <w:delText>۴.۸۵</w:delText>
              </w:r>
            </w:del>
          </w:p>
        </w:tc>
      </w:tr>
      <w:tr w:rsidR="009065AE" w:rsidRPr="009065AE" w14:paraId="50B4AD28" w14:textId="77777777" w:rsidTr="00DF12DA">
        <w:trPr>
          <w:cnfStyle w:val="000000100000" w:firstRow="0" w:lastRow="0" w:firstColumn="0" w:lastColumn="0" w:oddVBand="0" w:evenVBand="0" w:oddHBand="1" w:evenHBand="0" w:firstRowFirstColumn="0" w:firstRowLastColumn="0" w:lastRowFirstColumn="0" w:lastRowLastColumn="0"/>
          <w:trHeight w:val="290"/>
          <w:jc w:val="center"/>
          <w:ins w:id="1120" w:author="R" w:date="2026-05-30T15:18:00Z"/>
        </w:trPr>
        <w:tc>
          <w:tcPr>
            <w:cnfStyle w:val="001000000000" w:firstRow="0" w:lastRow="0" w:firstColumn="1" w:lastColumn="0" w:oddVBand="0" w:evenVBand="0" w:oddHBand="0" w:evenHBand="0" w:firstRowFirstColumn="0" w:firstRowLastColumn="0" w:lastRowFirstColumn="0" w:lastRowLastColumn="0"/>
            <w:tcW w:w="1485" w:type="dxa"/>
          </w:tcPr>
          <w:p w14:paraId="43E9184F" w14:textId="1F2D194D" w:rsidR="009065AE" w:rsidRPr="009065AE" w:rsidRDefault="009065AE" w:rsidP="009065AE">
            <w:pPr>
              <w:pStyle w:val="NormalWeb"/>
              <w:spacing w:before="0" w:beforeAutospacing="0"/>
              <w:jc w:val="center"/>
              <w:rPr>
                <w:ins w:id="1121" w:author="R" w:date="2026-05-30T15:18:00Z"/>
                <w:rFonts w:ascii="IRNazanin" w:hAnsi="IRNazanin" w:cs="B Nazanin"/>
                <w:b w:val="0"/>
                <w:bCs w:val="0"/>
                <w:sz w:val="22"/>
                <w:szCs w:val="22"/>
                <w:rtl/>
                <w:rPrChange w:id="1122" w:author="R" w:date="2026-05-30T15:20:00Z">
                  <w:rPr>
                    <w:ins w:id="1123" w:author="R" w:date="2026-05-30T15:18:00Z"/>
                    <w:rFonts w:ascii="IRNazanin" w:hAnsi="IRNazanin" w:cs="B Nazanin"/>
                    <w:sz w:val="22"/>
                    <w:szCs w:val="22"/>
                    <w:rtl/>
                  </w:rPr>
                </w:rPrChange>
              </w:rPr>
            </w:pPr>
            <w:ins w:id="1124" w:author="R" w:date="2026-05-30T15:20:00Z">
              <w:r w:rsidRPr="009065AE">
                <w:rPr>
                  <w:rFonts w:cs="B Nazanin" w:hint="eastAsia"/>
                  <w:sz w:val="22"/>
                  <w:szCs w:val="22"/>
                  <w:rtl/>
                  <w:rPrChange w:id="1125" w:author="R" w:date="2026-05-30T15:20:00Z">
                    <w:rPr>
                      <w:rFonts w:hint="eastAsia"/>
                      <w:rtl/>
                    </w:rPr>
                  </w:rPrChange>
                </w:rPr>
                <w:t>کل</w:t>
              </w:r>
            </w:ins>
          </w:p>
        </w:tc>
        <w:tc>
          <w:tcPr>
            <w:tcW w:w="1486" w:type="dxa"/>
          </w:tcPr>
          <w:p w14:paraId="60565C40" w14:textId="2030736B" w:rsidR="009065AE" w:rsidRPr="00732382" w:rsidRDefault="009065AE" w:rsidP="009065AE">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ins w:id="1126" w:author="R" w:date="2026-05-30T15:18:00Z"/>
                <w:rFonts w:ascii="IRNazanin" w:hAnsi="IRNazanin" w:cs="B Nazanin"/>
                <w:sz w:val="22"/>
                <w:szCs w:val="22"/>
                <w:rtl/>
                <w:lang w:bidi="fa-IR"/>
              </w:rPr>
            </w:pPr>
            <w:ins w:id="1127" w:author="R" w:date="2026-05-30T15:20:00Z">
              <w:r w:rsidRPr="009065AE">
                <w:rPr>
                  <w:rFonts w:cs="B Nazanin"/>
                  <w:sz w:val="22"/>
                  <w:szCs w:val="22"/>
                  <w:rtl/>
                  <w:lang w:bidi="fa-IR"/>
                  <w:rPrChange w:id="1128" w:author="R" w:date="2026-05-30T15:20:00Z">
                    <w:rPr>
                      <w:rtl/>
                      <w:lang w:bidi="fa-IR"/>
                    </w:rPr>
                  </w:rPrChange>
                </w:rPr>
                <w:t>۱۶۵</w:t>
              </w:r>
            </w:ins>
          </w:p>
        </w:tc>
        <w:tc>
          <w:tcPr>
            <w:tcW w:w="1486" w:type="dxa"/>
          </w:tcPr>
          <w:p w14:paraId="6C1DDD03" w14:textId="7DC89E8B" w:rsidR="009065AE" w:rsidRPr="00732382" w:rsidRDefault="009065AE" w:rsidP="009065AE">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ins w:id="1129" w:author="R" w:date="2026-05-30T15:18:00Z"/>
                <w:rFonts w:ascii="IRNazanin" w:hAnsi="IRNazanin" w:cs="B Nazanin"/>
                <w:sz w:val="22"/>
                <w:szCs w:val="22"/>
                <w:rtl/>
                <w:lang w:bidi="fa-IR"/>
              </w:rPr>
            </w:pPr>
            <w:ins w:id="1130" w:author="R" w:date="2026-05-30T15:20:00Z">
              <w:r w:rsidRPr="009065AE">
                <w:rPr>
                  <w:rFonts w:cs="B Nazanin"/>
                  <w:sz w:val="22"/>
                  <w:szCs w:val="22"/>
                  <w:rtl/>
                  <w:lang w:bidi="fa-IR"/>
                  <w:rPrChange w:id="1131" w:author="R" w:date="2026-05-30T15:20:00Z">
                    <w:rPr>
                      <w:rtl/>
                      <w:lang w:bidi="fa-IR"/>
                    </w:rPr>
                  </w:rPrChange>
                </w:rPr>
                <w:t>۱۰۰.۰</w:t>
              </w:r>
            </w:ins>
          </w:p>
        </w:tc>
      </w:tr>
    </w:tbl>
    <w:p w14:paraId="70F33E5E" w14:textId="77777777" w:rsidR="00254142" w:rsidDel="004B5D1F" w:rsidRDefault="00254142" w:rsidP="00462AF9">
      <w:pPr>
        <w:pStyle w:val="NormalWeb"/>
        <w:spacing w:before="0" w:beforeAutospacing="0"/>
        <w:rPr>
          <w:del w:id="1132" w:author="R" w:date="2026-05-30T15:22:00Z"/>
          <w:rFonts w:ascii="IRNazanin" w:hAnsi="IRNazanin" w:cs="B Nazanin"/>
          <w:rtl/>
          <w:lang w:bidi="fa-IR"/>
        </w:rPr>
      </w:pPr>
    </w:p>
    <w:p w14:paraId="2263CADD" w14:textId="6B3AE191" w:rsidR="004B4140" w:rsidRPr="0032771B" w:rsidDel="004B5D1F" w:rsidRDefault="00E207BD">
      <w:pPr>
        <w:pStyle w:val="NormalWeb"/>
        <w:spacing w:before="0" w:beforeAutospacing="0" w:line="360" w:lineRule="auto"/>
        <w:ind w:firstLine="0"/>
        <w:contextualSpacing/>
        <w:rPr>
          <w:del w:id="1133" w:author="R" w:date="2026-05-30T15:22:00Z"/>
          <w:rFonts w:ascii="IRNazanin" w:hAnsi="IRNazanin" w:cs="B Nazanin"/>
          <w:rtl/>
          <w:lang w:bidi="fa-IR"/>
        </w:rPr>
        <w:pPrChange w:id="1134" w:author="R" w:date="2026-05-30T15:22:00Z">
          <w:pPr>
            <w:pStyle w:val="NormalWeb"/>
            <w:spacing w:before="0" w:beforeAutospacing="0" w:line="360" w:lineRule="auto"/>
            <w:contextualSpacing/>
          </w:pPr>
        </w:pPrChange>
      </w:pPr>
      <w:del w:id="1135" w:author="R" w:date="2026-05-30T15:22:00Z">
        <w:r w:rsidRPr="0032771B" w:rsidDel="004B5D1F">
          <w:rPr>
            <w:rFonts w:ascii="IRNazanin" w:hAnsi="IRNazanin" w:cs="B Nazanin"/>
            <w:rtl/>
            <w:lang w:bidi="fa-IR"/>
          </w:rPr>
          <w:delText xml:space="preserve">جدول 4 به ما نشان داد که بیش از نیمی از داده‌های گمشده مربوط به فصل </w:delText>
        </w:r>
        <w:r w:rsidR="004B4140" w:rsidRPr="0032771B" w:rsidDel="004B5D1F">
          <w:rPr>
            <w:rFonts w:ascii="IRNazanin" w:hAnsi="IRNazanin" w:cs="B Nazanin"/>
            <w:rtl/>
            <w:lang w:bidi="fa-IR"/>
          </w:rPr>
          <w:delText>تابستان</w:delText>
        </w:r>
        <w:r w:rsidRPr="0032771B" w:rsidDel="004B5D1F">
          <w:rPr>
            <w:rFonts w:ascii="IRNazanin" w:hAnsi="IRNazanin" w:cs="B Nazanin"/>
            <w:rtl/>
            <w:lang w:bidi="fa-IR"/>
          </w:rPr>
          <w:delText xml:space="preserve"> هستند. یعنی زمانی که ب</w:delText>
        </w:r>
        <w:r w:rsidR="004B4140" w:rsidRPr="0032771B" w:rsidDel="004B5D1F">
          <w:rPr>
            <w:rFonts w:ascii="IRNazanin" w:hAnsi="IRNazanin" w:cs="B Nazanin"/>
            <w:rtl/>
            <w:lang w:bidi="fa-IR"/>
          </w:rPr>
          <w:delText>ا یک اسپایک در داده‌ها مواجه شدیم</w:delText>
        </w:r>
        <w:r w:rsidRPr="0032771B" w:rsidDel="004B5D1F">
          <w:rPr>
            <w:rFonts w:ascii="IRNazanin" w:hAnsi="IRNazanin" w:cs="B Nazanin"/>
            <w:rtl/>
            <w:lang w:bidi="fa-IR"/>
          </w:rPr>
          <w:delText xml:space="preserve">. </w:delText>
        </w:r>
        <w:r w:rsidR="004B4140" w:rsidRPr="0032771B" w:rsidDel="004B5D1F">
          <w:rPr>
            <w:rFonts w:ascii="IRNazanin" w:hAnsi="IRNazanin" w:cs="B Nazanin"/>
            <w:rtl/>
            <w:lang w:bidi="fa-IR"/>
          </w:rPr>
          <w:delText xml:space="preserve">روی هم رفته، فصل بهار و تابستان بیشترین میزان داده منفی را دارند. </w:delText>
        </w:r>
      </w:del>
    </w:p>
    <w:p w14:paraId="1F3FAFAF" w14:textId="5A1744DA" w:rsidR="00E207BD" w:rsidRPr="0032771B" w:rsidRDefault="00E207BD">
      <w:pPr>
        <w:pStyle w:val="NormalWeb"/>
        <w:spacing w:before="0" w:beforeAutospacing="0"/>
        <w:ind w:firstLine="0"/>
        <w:rPr>
          <w:rFonts w:ascii="IRNazanin" w:hAnsi="IRNazanin" w:cs="B Nazanin"/>
          <w:rtl/>
          <w:lang w:bidi="fa-IR"/>
        </w:rPr>
        <w:pPrChange w:id="1136" w:author="R" w:date="2026-05-30T15:22:00Z">
          <w:pPr>
            <w:pStyle w:val="NormalWeb"/>
            <w:spacing w:before="0" w:beforeAutospacing="0"/>
          </w:pPr>
        </w:pPrChange>
      </w:pPr>
    </w:p>
    <w:p w14:paraId="0B35820D" w14:textId="239DE9BE" w:rsidR="004B4140" w:rsidRDefault="004B4140" w:rsidP="00161EF7">
      <w:pPr>
        <w:pStyle w:val="Heading2"/>
        <w:rPr>
          <w:ins w:id="1137" w:author="R" w:date="2026-05-30T15:25:00Z"/>
          <w:rFonts w:cs="B Nazanin"/>
          <w:b/>
          <w:bCs/>
          <w:color w:val="auto"/>
          <w:sz w:val="28"/>
          <w:szCs w:val="28"/>
          <w:rtl/>
          <w:lang w:bidi="fa-IR"/>
        </w:rPr>
      </w:pPr>
      <w:bookmarkStart w:id="1138" w:name="_Toc231041176"/>
      <w:bookmarkStart w:id="1139" w:name="_Toc231047678"/>
      <w:r w:rsidRPr="00061FB7">
        <w:rPr>
          <w:rFonts w:cs="B Nazanin"/>
          <w:b/>
          <w:bCs/>
          <w:color w:val="auto"/>
          <w:sz w:val="28"/>
          <w:szCs w:val="28"/>
          <w:rtl/>
          <w:lang w:bidi="fa-IR"/>
        </w:rPr>
        <w:lastRenderedPageBreak/>
        <w:t>2-</w:t>
      </w:r>
      <w:r w:rsidR="00566DF7" w:rsidRPr="00061FB7">
        <w:rPr>
          <w:rFonts w:cs="B Nazanin" w:hint="cs"/>
          <w:b/>
          <w:bCs/>
          <w:color w:val="auto"/>
          <w:sz w:val="28"/>
          <w:szCs w:val="28"/>
          <w:rtl/>
          <w:lang w:bidi="fa-IR"/>
        </w:rPr>
        <w:t>3</w:t>
      </w:r>
      <w:r w:rsidR="00462AF9" w:rsidRPr="00061FB7">
        <w:rPr>
          <w:rFonts w:cs="B Nazanin" w:hint="cs"/>
          <w:b/>
          <w:bCs/>
          <w:color w:val="auto"/>
          <w:sz w:val="28"/>
          <w:szCs w:val="28"/>
          <w:rtl/>
          <w:lang w:bidi="fa-IR"/>
        </w:rPr>
        <w:t>-</w:t>
      </w:r>
      <w:r w:rsidRPr="00061FB7">
        <w:rPr>
          <w:rFonts w:cs="B Nazanin"/>
          <w:b/>
          <w:bCs/>
          <w:color w:val="auto"/>
          <w:sz w:val="28"/>
          <w:szCs w:val="28"/>
          <w:rtl/>
          <w:lang w:bidi="fa-IR"/>
        </w:rPr>
        <w:t>شناسایی و بررسی مقادیر صفر</w:t>
      </w:r>
      <w:bookmarkEnd w:id="1138"/>
      <w:bookmarkEnd w:id="1139"/>
    </w:p>
    <w:p w14:paraId="7C1CE7AD" w14:textId="61D27848" w:rsidR="004B5D1F" w:rsidRPr="004B5D1F" w:rsidRDefault="004B5D1F">
      <w:pPr>
        <w:contextualSpacing/>
        <w:rPr>
          <w:rFonts w:ascii="IRNazanin" w:eastAsia="Times New Roman" w:hAnsi="IRNazanin" w:cs="B Nazanin"/>
          <w:sz w:val="24"/>
          <w:szCs w:val="24"/>
          <w:rtl/>
          <w:lang w:bidi="fa-IR"/>
          <w:rPrChange w:id="1140" w:author="R" w:date="2026-05-30T15:28:00Z">
            <w:rPr>
              <w:rFonts w:cs="B Nazanin"/>
              <w:b/>
              <w:bCs/>
              <w:color w:val="auto"/>
              <w:sz w:val="28"/>
              <w:szCs w:val="28"/>
              <w:rtl/>
              <w:lang w:bidi="fa-IR"/>
            </w:rPr>
          </w:rPrChange>
        </w:rPr>
        <w:pPrChange w:id="1141" w:author="R" w:date="2026-05-30T15:28:00Z">
          <w:pPr>
            <w:pStyle w:val="Heading2"/>
          </w:pPr>
        </w:pPrChange>
      </w:pPr>
      <w:ins w:id="1142" w:author="R" w:date="2026-05-30T15:25:00Z">
        <w:r w:rsidRPr="0032771B">
          <w:rPr>
            <w:rFonts w:ascii="IRNazanin" w:eastAsia="Times New Roman" w:hAnsi="IRNazanin" w:cs="B Nazanin"/>
            <w:sz w:val="24"/>
            <w:szCs w:val="24"/>
            <w:rtl/>
            <w:lang w:bidi="fa-IR"/>
          </w:rPr>
          <w:t xml:space="preserve">در </w:t>
        </w:r>
      </w:ins>
      <w:ins w:id="1143" w:author="R" w:date="2026-05-30T15:30:00Z">
        <w:r>
          <w:rPr>
            <w:rFonts w:ascii="IRNazanin" w:eastAsia="Times New Roman" w:hAnsi="IRNazanin" w:cs="B Nazanin"/>
            <w:sz w:val="24"/>
            <w:szCs w:val="24"/>
            <w:rtl/>
            <w:lang w:bidi="fa-IR"/>
          </w:rPr>
          <w:fldChar w:fldCharType="begin"/>
        </w:r>
        <w:r>
          <w:rPr>
            <w:rFonts w:ascii="IRNazanin" w:eastAsia="Times New Roman" w:hAnsi="IRNazanin" w:cs="B Nazanin"/>
            <w:sz w:val="24"/>
            <w:szCs w:val="24"/>
            <w:rtl/>
            <w:lang w:bidi="fa-IR"/>
          </w:rPr>
          <w:instrText xml:space="preserve"> </w:instrText>
        </w:r>
        <w:r>
          <w:rPr>
            <w:rFonts w:ascii="IRNazanin" w:eastAsia="Times New Roman" w:hAnsi="IRNazanin" w:cs="B Nazanin"/>
            <w:sz w:val="24"/>
            <w:szCs w:val="24"/>
            <w:lang w:bidi="fa-IR"/>
          </w:rPr>
          <w:instrText>REF</w:instrText>
        </w:r>
        <w:r>
          <w:rPr>
            <w:rFonts w:ascii="IRNazanin" w:eastAsia="Times New Roman" w:hAnsi="IRNazanin" w:cs="B Nazanin"/>
            <w:sz w:val="24"/>
            <w:szCs w:val="24"/>
            <w:rtl/>
            <w:lang w:bidi="fa-IR"/>
          </w:rPr>
          <w:instrText xml:space="preserve"> _</w:instrText>
        </w:r>
        <w:r>
          <w:rPr>
            <w:rFonts w:ascii="IRNazanin" w:eastAsia="Times New Roman" w:hAnsi="IRNazanin" w:cs="B Nazanin"/>
            <w:sz w:val="24"/>
            <w:szCs w:val="24"/>
            <w:lang w:bidi="fa-IR"/>
          </w:rPr>
          <w:instrText>Ref</w:instrText>
        </w:r>
        <w:r>
          <w:rPr>
            <w:rFonts w:ascii="IRNazanin" w:eastAsia="Times New Roman" w:hAnsi="IRNazanin" w:cs="B Nazanin"/>
            <w:sz w:val="24"/>
            <w:szCs w:val="24"/>
            <w:rtl/>
            <w:lang w:bidi="fa-IR"/>
          </w:rPr>
          <w:instrText xml:space="preserve">231047420 </w:instrText>
        </w:r>
        <w:r>
          <w:rPr>
            <w:rFonts w:ascii="IRNazanin" w:eastAsia="Times New Roman" w:hAnsi="IRNazanin" w:cs="B Nazanin"/>
            <w:sz w:val="24"/>
            <w:szCs w:val="24"/>
            <w:lang w:bidi="fa-IR"/>
          </w:rPr>
          <w:instrText>\h</w:instrText>
        </w:r>
        <w:r>
          <w:rPr>
            <w:rFonts w:ascii="IRNazanin" w:eastAsia="Times New Roman" w:hAnsi="IRNazanin" w:cs="B Nazanin"/>
            <w:sz w:val="24"/>
            <w:szCs w:val="24"/>
            <w:rtl/>
            <w:lang w:bidi="fa-IR"/>
          </w:rPr>
          <w:instrText xml:space="preserve"> </w:instrText>
        </w:r>
      </w:ins>
      <w:r>
        <w:rPr>
          <w:rFonts w:ascii="IRNazanin" w:eastAsia="Times New Roman" w:hAnsi="IRNazanin" w:cs="B Nazanin"/>
          <w:sz w:val="24"/>
          <w:szCs w:val="24"/>
          <w:rtl/>
          <w:lang w:bidi="fa-IR"/>
        </w:rPr>
      </w:r>
      <w:r>
        <w:rPr>
          <w:rFonts w:ascii="IRNazanin" w:eastAsia="Times New Roman" w:hAnsi="IRNazanin" w:cs="B Nazanin"/>
          <w:sz w:val="24"/>
          <w:szCs w:val="24"/>
          <w:rtl/>
          <w:lang w:bidi="fa-IR"/>
        </w:rPr>
        <w:fldChar w:fldCharType="separate"/>
      </w:r>
      <w:ins w:id="1144" w:author="R" w:date="2026-05-30T15:30:00Z">
        <w:r w:rsidRPr="004B5D1F">
          <w:rPr>
            <w:rFonts w:cs="B Nazanin" w:hint="eastAsia"/>
            <w:rtl/>
            <w:rPrChange w:id="1145" w:author="R" w:date="2026-05-30T15:29:00Z">
              <w:rPr>
                <w:rFonts w:hint="eastAsia"/>
                <w:rtl/>
              </w:rPr>
            </w:rPrChange>
          </w:rPr>
          <w:t>شکل</w:t>
        </w:r>
        <w:r w:rsidRPr="004B5D1F">
          <w:rPr>
            <w:rFonts w:cs="B Nazanin"/>
            <w:rtl/>
            <w:rPrChange w:id="1146" w:author="R" w:date="2026-05-30T15:29:00Z">
              <w:rPr>
                <w:rtl/>
              </w:rPr>
            </w:rPrChange>
          </w:rPr>
          <w:t xml:space="preserve"> </w:t>
        </w:r>
        <w:r w:rsidRPr="004B5D1F">
          <w:rPr>
            <w:rFonts w:cs="B Nazanin"/>
            <w:noProof/>
            <w:rtl/>
            <w:rPrChange w:id="1147" w:author="R" w:date="2026-05-30T15:29:00Z">
              <w:rPr>
                <w:noProof/>
                <w:rtl/>
              </w:rPr>
            </w:rPrChange>
          </w:rPr>
          <w:t>4</w:t>
        </w:r>
        <w:r>
          <w:rPr>
            <w:rFonts w:ascii="IRNazanin" w:eastAsia="Times New Roman" w:hAnsi="IRNazanin" w:cs="B Nazanin"/>
            <w:sz w:val="24"/>
            <w:szCs w:val="24"/>
            <w:rtl/>
            <w:lang w:bidi="fa-IR"/>
          </w:rPr>
          <w:fldChar w:fldCharType="end"/>
        </w:r>
        <w:r>
          <w:rPr>
            <w:rFonts w:ascii="IRNazanin" w:eastAsia="Times New Roman" w:hAnsi="IRNazanin" w:cs="B Nazanin" w:hint="cs"/>
            <w:sz w:val="24"/>
            <w:szCs w:val="24"/>
            <w:rtl/>
            <w:lang w:bidi="fa-IR"/>
          </w:rPr>
          <w:t xml:space="preserve"> </w:t>
        </w:r>
      </w:ins>
      <w:ins w:id="1148" w:author="R" w:date="2026-05-30T15:25:00Z">
        <w:r w:rsidRPr="0032771B">
          <w:rPr>
            <w:rFonts w:ascii="IRNazanin" w:eastAsia="Times New Roman" w:hAnsi="IRNazanin" w:cs="B Nazanin"/>
            <w:sz w:val="24"/>
            <w:szCs w:val="24"/>
            <w:rtl/>
            <w:lang w:bidi="fa-IR"/>
          </w:rPr>
          <w:t xml:space="preserve">روند داده‌های </w:t>
        </w:r>
        <w:r w:rsidRPr="0032771B">
          <w:rPr>
            <w:rFonts w:ascii="IRNazanin" w:eastAsia="Times New Roman" w:hAnsi="IRNazanin" w:cs="B Nazanin" w:hint="cs"/>
            <w:sz w:val="24"/>
            <w:szCs w:val="24"/>
            <w:rtl/>
            <w:lang w:bidi="fa-IR"/>
          </w:rPr>
          <w:t xml:space="preserve">صفر </w:t>
        </w:r>
        <w:r w:rsidRPr="0032771B">
          <w:rPr>
            <w:rFonts w:ascii="IRNazanin" w:eastAsia="Times New Roman" w:hAnsi="IRNazanin" w:cs="B Nazanin"/>
            <w:sz w:val="24"/>
            <w:szCs w:val="24"/>
            <w:rtl/>
            <w:lang w:bidi="fa-IR"/>
          </w:rPr>
          <w:t xml:space="preserve">مشهود است. </w:t>
        </w:r>
        <w:r w:rsidRPr="0032771B">
          <w:rPr>
            <w:rFonts w:ascii="IRNazanin" w:eastAsia="Times New Roman" w:hAnsi="IRNazanin" w:cs="B Nazanin" w:hint="cs"/>
            <w:sz w:val="24"/>
            <w:szCs w:val="24"/>
            <w:rtl/>
            <w:lang w:bidi="fa-IR"/>
          </w:rPr>
          <w:t xml:space="preserve">از اوایل بهار تا اواخر تیر ماه 1404، رشد صعودی داده‌های صفر را شاهد هستیم. رفته رفته تعداد داده‌های صفر تا آنجا کم می‌شود که تا 13 اسفند، از مقدار اولیه خود در اوایل فروردین کمتر شده است. روند داده‌های صفر و داده‌های گمشده تقریبا عکس یکدیگرند و علت می تواند از الگوی مصرف در برخی مشترکین خاص(و به تبع آن تصادفی بودن عکس شدن این دو روند)، نقص فنی کنتورها(کنتوری که داده </w:t>
        </w:r>
      </w:ins>
      <w:ins w:id="1149" w:author="R" w:date="2026-05-30T15:40:00Z">
        <w:r w:rsidR="0015037F">
          <w:rPr>
            <w:rFonts w:ascii="IRNazanin" w:eastAsia="Times New Roman" w:hAnsi="IRNazanin" w:cs="B Nazanin" w:hint="cs"/>
            <w:sz w:val="24"/>
            <w:szCs w:val="24"/>
            <w:rtl/>
            <w:lang w:bidi="fa-IR"/>
          </w:rPr>
          <w:t>ن</w:t>
        </w:r>
      </w:ins>
      <w:ins w:id="1150" w:author="R" w:date="2026-05-30T15:25:00Z">
        <w:r w:rsidRPr="0032771B">
          <w:rPr>
            <w:rFonts w:ascii="IRNazanin" w:eastAsia="Times New Roman" w:hAnsi="IRNazanin" w:cs="B Nazanin" w:hint="cs"/>
            <w:sz w:val="24"/>
            <w:szCs w:val="24"/>
            <w:rtl/>
            <w:lang w:bidi="fa-IR"/>
          </w:rPr>
          <w:t xml:space="preserve">می داد، اکنون صفر به نشانه نبود دیتا می‌دهد.)، باشد که نیازمند داده و بررسی های دقیق‌تری از مشترکین است. (عوامل موثری در مشترکین که باعث شده روند داده‌های صفر مسیری خلاف مسیر داده‌های خارج از محدوده را طی کند.) </w:t>
        </w:r>
      </w:ins>
    </w:p>
    <w:p w14:paraId="0AB0409C" w14:textId="2D3C881C" w:rsidR="00741D6D" w:rsidRPr="00254142" w:rsidDel="004B5D1F" w:rsidRDefault="004B4140" w:rsidP="00254142">
      <w:pPr>
        <w:contextualSpacing/>
        <w:rPr>
          <w:del w:id="1151" w:author="R" w:date="2026-05-30T15:25:00Z"/>
          <w:rFonts w:ascii="IRNazanin" w:eastAsia="Times New Roman" w:hAnsi="IRNazanin" w:cs="B Nazanin"/>
          <w:sz w:val="24"/>
          <w:szCs w:val="24"/>
          <w:lang w:bidi="fa-IR"/>
        </w:rPr>
      </w:pPr>
      <w:del w:id="1152" w:author="R" w:date="2026-05-30T15:25:00Z">
        <w:r w:rsidRPr="0032771B" w:rsidDel="004B5D1F">
          <w:rPr>
            <w:rFonts w:ascii="IRNazanin" w:eastAsia="Times New Roman" w:hAnsi="IRNazanin" w:cs="B Nazanin"/>
            <w:sz w:val="24"/>
            <w:szCs w:val="24"/>
            <w:rtl/>
            <w:lang w:bidi="fa-IR"/>
          </w:rPr>
          <w:delText xml:space="preserve">همانطور که در بخش قبل ذکر شد، حدود 39 درصد از داده‌ها، وضعیت منفی دارند. در این بخش به بررسی روند داده‌های منفی در سال، فصل و بررسی شناسه‌های دارای این داده ها می پردازیم. </w:delText>
        </w:r>
      </w:del>
    </w:p>
    <w:p w14:paraId="1419E6C7" w14:textId="0AB0B889" w:rsidR="00741D6D" w:rsidRPr="00462AF9" w:rsidDel="004B5D1F" w:rsidRDefault="00741D6D" w:rsidP="00462AF9">
      <w:pPr>
        <w:pStyle w:val="Caption"/>
        <w:keepNext/>
        <w:jc w:val="center"/>
        <w:rPr>
          <w:del w:id="1153" w:author="R" w:date="2026-05-30T15:24:00Z"/>
          <w:rFonts w:ascii="IRNazanin" w:hAnsi="IRNazanin" w:cs="B Nazanin"/>
          <w:i w:val="0"/>
          <w:iCs w:val="0"/>
          <w:color w:val="auto"/>
          <w:sz w:val="22"/>
          <w:szCs w:val="22"/>
        </w:rPr>
      </w:pPr>
      <w:bookmarkStart w:id="1154" w:name="_Toc230622348"/>
      <w:del w:id="1155" w:author="R" w:date="2026-05-30T15:24:00Z">
        <w:r w:rsidRPr="00462AF9" w:rsidDel="004B5D1F">
          <w:rPr>
            <w:rFonts w:ascii="IRNazanin" w:hAnsi="IRNazanin" w:cs="B Nazanin"/>
            <w:i w:val="0"/>
            <w:iCs w:val="0"/>
            <w:color w:val="auto"/>
            <w:sz w:val="22"/>
            <w:szCs w:val="22"/>
            <w:rtl/>
          </w:rPr>
          <w:delText xml:space="preserve">جدول </w:delText>
        </w:r>
        <w:r w:rsidRPr="00462AF9" w:rsidDel="004B5D1F">
          <w:rPr>
            <w:rFonts w:ascii="IRNazanin" w:hAnsi="IRNazanin" w:cs="B Nazanin"/>
            <w:i w:val="0"/>
            <w:iCs w:val="0"/>
            <w:rtl/>
          </w:rPr>
          <w:fldChar w:fldCharType="begin"/>
        </w:r>
        <w:r w:rsidRPr="00462AF9" w:rsidDel="004B5D1F">
          <w:rPr>
            <w:rFonts w:ascii="IRNazanin" w:hAnsi="IRNazanin" w:cs="B Nazanin"/>
            <w:i w:val="0"/>
            <w:iCs w:val="0"/>
            <w:color w:val="auto"/>
            <w:sz w:val="22"/>
            <w:szCs w:val="22"/>
            <w:rtl/>
          </w:rPr>
          <w:delInstrText xml:space="preserve"> </w:delInstrText>
        </w:r>
        <w:r w:rsidRPr="00462AF9" w:rsidDel="004B5D1F">
          <w:rPr>
            <w:rFonts w:ascii="IRNazanin" w:hAnsi="IRNazanin" w:cs="B Nazanin"/>
            <w:i w:val="0"/>
            <w:iCs w:val="0"/>
            <w:color w:val="auto"/>
            <w:sz w:val="22"/>
            <w:szCs w:val="22"/>
          </w:rPr>
          <w:delInstrText>SEQ</w:delInstrText>
        </w:r>
        <w:r w:rsidRPr="00462AF9" w:rsidDel="004B5D1F">
          <w:rPr>
            <w:rFonts w:ascii="IRNazanin" w:hAnsi="IRNazanin" w:cs="B Nazanin"/>
            <w:i w:val="0"/>
            <w:iCs w:val="0"/>
            <w:color w:val="auto"/>
            <w:sz w:val="22"/>
            <w:szCs w:val="22"/>
            <w:rtl/>
          </w:rPr>
          <w:delInstrText xml:space="preserve"> جدول \* </w:delInstrText>
        </w:r>
        <w:r w:rsidRPr="00462AF9" w:rsidDel="004B5D1F">
          <w:rPr>
            <w:rFonts w:ascii="IRNazanin" w:hAnsi="IRNazanin" w:cs="B Nazanin"/>
            <w:i w:val="0"/>
            <w:iCs w:val="0"/>
            <w:color w:val="auto"/>
            <w:sz w:val="22"/>
            <w:szCs w:val="22"/>
          </w:rPr>
          <w:delInstrText>ARABIC</w:delInstrText>
        </w:r>
        <w:r w:rsidRPr="00462AF9" w:rsidDel="004B5D1F">
          <w:rPr>
            <w:rFonts w:ascii="IRNazanin" w:hAnsi="IRNazanin" w:cs="B Nazanin"/>
            <w:i w:val="0"/>
            <w:iCs w:val="0"/>
            <w:color w:val="auto"/>
            <w:sz w:val="22"/>
            <w:szCs w:val="22"/>
            <w:rtl/>
          </w:rPr>
          <w:delInstrText xml:space="preserve"> </w:delInstrText>
        </w:r>
        <w:r w:rsidRPr="00462AF9" w:rsidDel="004B5D1F">
          <w:rPr>
            <w:rFonts w:ascii="IRNazanin" w:hAnsi="IRNazanin" w:cs="B Nazanin"/>
            <w:i w:val="0"/>
            <w:iCs w:val="0"/>
            <w:rtl/>
          </w:rPr>
          <w:fldChar w:fldCharType="separate"/>
        </w:r>
      </w:del>
      <w:del w:id="1156" w:author="R" w:date="2026-05-30T10:10:00Z">
        <w:r w:rsidRPr="00462AF9" w:rsidDel="008130CA">
          <w:rPr>
            <w:rFonts w:ascii="IRNazanin" w:hAnsi="IRNazanin" w:cs="B Nazanin"/>
            <w:i w:val="0"/>
            <w:iCs w:val="0"/>
            <w:noProof/>
            <w:color w:val="auto"/>
            <w:sz w:val="22"/>
            <w:szCs w:val="22"/>
            <w:rtl/>
          </w:rPr>
          <w:delText>6</w:delText>
        </w:r>
      </w:del>
      <w:del w:id="1157" w:author="R" w:date="2026-05-30T15:24:00Z">
        <w:r w:rsidRPr="00462AF9" w:rsidDel="004B5D1F">
          <w:rPr>
            <w:rFonts w:ascii="IRNazanin" w:hAnsi="IRNazanin" w:cs="B Nazanin"/>
            <w:i w:val="0"/>
            <w:iCs w:val="0"/>
            <w:rtl/>
          </w:rPr>
          <w:fldChar w:fldCharType="end"/>
        </w:r>
        <w:r w:rsidRPr="00462AF9" w:rsidDel="004B5D1F">
          <w:rPr>
            <w:rFonts w:ascii="IRNazanin" w:hAnsi="IRNazanin" w:cs="B Nazanin"/>
            <w:i w:val="0"/>
            <w:iCs w:val="0"/>
            <w:color w:val="auto"/>
            <w:sz w:val="22"/>
            <w:szCs w:val="22"/>
            <w:rtl/>
            <w:lang w:bidi="fa-IR"/>
          </w:rPr>
          <w:delText xml:space="preserve"> : نرخ داده‌های صفر در هر روز</w:delText>
        </w:r>
        <w:bookmarkEnd w:id="1154"/>
      </w:del>
    </w:p>
    <w:tbl>
      <w:tblPr>
        <w:tblStyle w:val="PlainTable2"/>
        <w:bidiVisual/>
        <w:tblW w:w="0" w:type="auto"/>
        <w:jc w:val="center"/>
        <w:tblLook w:val="04A0" w:firstRow="1" w:lastRow="0" w:firstColumn="1" w:lastColumn="0" w:noHBand="0" w:noVBand="1"/>
      </w:tblPr>
      <w:tblGrid>
        <w:gridCol w:w="2266"/>
        <w:gridCol w:w="2266"/>
      </w:tblGrid>
      <w:tr w:rsidR="00741D6D" w:rsidRPr="0032771B" w:rsidDel="004B5D1F" w14:paraId="6C357D77" w14:textId="0D0DF075" w:rsidTr="00DF12DA">
        <w:trPr>
          <w:cnfStyle w:val="100000000000" w:firstRow="1" w:lastRow="0" w:firstColumn="0" w:lastColumn="0" w:oddVBand="0" w:evenVBand="0" w:oddHBand="0" w:evenHBand="0" w:firstRowFirstColumn="0" w:firstRowLastColumn="0" w:lastRowFirstColumn="0" w:lastRowLastColumn="0"/>
          <w:trHeight w:val="295"/>
          <w:jc w:val="center"/>
          <w:del w:id="1158"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441CC675" w14:textId="099D0866" w:rsidR="00741D6D" w:rsidRPr="0032771B" w:rsidDel="004B5D1F" w:rsidRDefault="00741D6D" w:rsidP="00462AF9">
            <w:pPr>
              <w:spacing w:after="100"/>
              <w:jc w:val="center"/>
              <w:rPr>
                <w:del w:id="1159" w:author="R" w:date="2026-05-30T15:24:00Z"/>
                <w:rFonts w:ascii="IRNazanin" w:eastAsia="Times New Roman" w:hAnsi="IRNazanin" w:cs="B Nazanin"/>
                <w:sz w:val="24"/>
                <w:szCs w:val="24"/>
                <w:rtl/>
                <w:lang w:bidi="fa-IR"/>
              </w:rPr>
            </w:pPr>
            <w:del w:id="1160" w:author="R" w:date="2026-05-30T15:24:00Z">
              <w:r w:rsidRPr="0032771B" w:rsidDel="004B5D1F">
                <w:rPr>
                  <w:rFonts w:ascii="IRNazanin" w:hAnsi="IRNazanin" w:cs="B Nazanin"/>
                  <w:rtl/>
                </w:rPr>
                <w:delText>درصد داده‌های صفر در در هر روز</w:delText>
              </w:r>
            </w:del>
          </w:p>
        </w:tc>
        <w:tc>
          <w:tcPr>
            <w:tcW w:w="2266" w:type="dxa"/>
          </w:tcPr>
          <w:p w14:paraId="1EF65C09" w14:textId="0F06A5A9" w:rsidR="00741D6D" w:rsidRPr="0032771B" w:rsidDel="004B5D1F" w:rsidRDefault="00741D6D" w:rsidP="00462AF9">
            <w:pPr>
              <w:spacing w:after="100"/>
              <w:jc w:val="center"/>
              <w:cnfStyle w:val="100000000000" w:firstRow="1" w:lastRow="0" w:firstColumn="0" w:lastColumn="0" w:oddVBand="0" w:evenVBand="0" w:oddHBand="0" w:evenHBand="0" w:firstRowFirstColumn="0" w:firstRowLastColumn="0" w:lastRowFirstColumn="0" w:lastRowLastColumn="0"/>
              <w:rPr>
                <w:del w:id="1161" w:author="R" w:date="2026-05-30T15:24:00Z"/>
                <w:rFonts w:ascii="IRNazanin" w:eastAsia="Times New Roman" w:hAnsi="IRNazanin" w:cs="B Nazanin"/>
                <w:sz w:val="24"/>
                <w:szCs w:val="24"/>
                <w:rtl/>
                <w:lang w:bidi="fa-IR"/>
              </w:rPr>
            </w:pPr>
            <w:del w:id="1162" w:author="R" w:date="2026-05-30T15:24:00Z">
              <w:r w:rsidRPr="0032771B" w:rsidDel="004B5D1F">
                <w:rPr>
                  <w:rFonts w:ascii="IRNazanin" w:hAnsi="IRNazanin" w:cs="B Nazanin"/>
                  <w:rtl/>
                </w:rPr>
                <w:delText>تعداد داده‌های صفر</w:delText>
              </w:r>
            </w:del>
          </w:p>
        </w:tc>
      </w:tr>
      <w:tr w:rsidR="00741D6D" w:rsidRPr="0032771B" w:rsidDel="004B5D1F" w14:paraId="02C56BFB" w14:textId="2AE526A6" w:rsidTr="00DF12DA">
        <w:trPr>
          <w:cnfStyle w:val="000000100000" w:firstRow="0" w:lastRow="0" w:firstColumn="0" w:lastColumn="0" w:oddVBand="0" w:evenVBand="0" w:oddHBand="1" w:evenHBand="0" w:firstRowFirstColumn="0" w:firstRowLastColumn="0" w:lastRowFirstColumn="0" w:lastRowLastColumn="0"/>
          <w:trHeight w:val="279"/>
          <w:jc w:val="center"/>
          <w:del w:id="1163"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5B1B20E9" w14:textId="0AF1DACB" w:rsidR="00741D6D" w:rsidRPr="0032771B" w:rsidDel="004B5D1F" w:rsidRDefault="00741D6D" w:rsidP="00462AF9">
            <w:pPr>
              <w:spacing w:after="100"/>
              <w:jc w:val="center"/>
              <w:rPr>
                <w:del w:id="1164" w:author="R" w:date="2026-05-30T15:24:00Z"/>
                <w:rFonts w:ascii="IRNazanin" w:eastAsia="Times New Roman" w:hAnsi="IRNazanin" w:cs="B Nazanin"/>
                <w:sz w:val="24"/>
                <w:szCs w:val="24"/>
                <w:rtl/>
                <w:lang w:bidi="fa-IR"/>
              </w:rPr>
            </w:pPr>
            <w:del w:id="1165" w:author="R" w:date="2026-05-30T15:24:00Z">
              <w:r w:rsidRPr="0032771B" w:rsidDel="004B5D1F">
                <w:rPr>
                  <w:rFonts w:ascii="IRNazanin" w:hAnsi="IRNazanin" w:cs="B Nazanin"/>
                  <w:rtl/>
                  <w:lang w:bidi="fa-IR"/>
                </w:rPr>
                <w:delText>۰</w:delText>
              </w:r>
            </w:del>
          </w:p>
        </w:tc>
        <w:tc>
          <w:tcPr>
            <w:tcW w:w="2266" w:type="dxa"/>
          </w:tcPr>
          <w:p w14:paraId="3ACA6D07" w14:textId="2AA8DAF8" w:rsidR="00741D6D" w:rsidRPr="0032771B" w:rsidDel="004B5D1F" w:rsidRDefault="00741D6D" w:rsidP="00462AF9">
            <w:pPr>
              <w:spacing w:after="100"/>
              <w:jc w:val="center"/>
              <w:cnfStyle w:val="000000100000" w:firstRow="0" w:lastRow="0" w:firstColumn="0" w:lastColumn="0" w:oddVBand="0" w:evenVBand="0" w:oddHBand="1" w:evenHBand="0" w:firstRowFirstColumn="0" w:firstRowLastColumn="0" w:lastRowFirstColumn="0" w:lastRowLastColumn="0"/>
              <w:rPr>
                <w:del w:id="1166" w:author="R" w:date="2026-05-30T15:24:00Z"/>
                <w:rFonts w:ascii="IRNazanin" w:eastAsia="Times New Roman" w:hAnsi="IRNazanin" w:cs="B Nazanin"/>
                <w:sz w:val="24"/>
                <w:szCs w:val="24"/>
                <w:rtl/>
                <w:lang w:bidi="fa-IR"/>
              </w:rPr>
            </w:pPr>
            <w:del w:id="1167" w:author="R" w:date="2026-05-30T15:24:00Z">
              <w:r w:rsidRPr="0032771B" w:rsidDel="004B5D1F">
                <w:rPr>
                  <w:rFonts w:ascii="IRNazanin" w:hAnsi="IRNazanin" w:cs="B Nazanin"/>
                  <w:rtl/>
                  <w:lang w:bidi="fa-IR"/>
                </w:rPr>
                <w:delText>۰</w:delText>
              </w:r>
            </w:del>
          </w:p>
        </w:tc>
      </w:tr>
      <w:tr w:rsidR="00741D6D" w:rsidRPr="0032771B" w:rsidDel="004B5D1F" w14:paraId="6F1E3B13" w14:textId="0D1F165B" w:rsidTr="00DF12DA">
        <w:trPr>
          <w:trHeight w:val="295"/>
          <w:jc w:val="center"/>
          <w:del w:id="1168"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6ACC25C4" w14:textId="44D1F6D5" w:rsidR="00741D6D" w:rsidRPr="0032771B" w:rsidDel="004B5D1F" w:rsidRDefault="00741D6D" w:rsidP="00462AF9">
            <w:pPr>
              <w:spacing w:after="100"/>
              <w:jc w:val="center"/>
              <w:rPr>
                <w:del w:id="1169" w:author="R" w:date="2026-05-30T15:24:00Z"/>
                <w:rFonts w:ascii="IRNazanin" w:eastAsia="Times New Roman" w:hAnsi="IRNazanin" w:cs="B Nazanin"/>
                <w:sz w:val="24"/>
                <w:szCs w:val="24"/>
                <w:rtl/>
                <w:lang w:bidi="fa-IR"/>
              </w:rPr>
            </w:pPr>
            <w:del w:id="1170" w:author="R" w:date="2026-05-30T15:24:00Z">
              <w:r w:rsidRPr="0032771B" w:rsidDel="004B5D1F">
                <w:rPr>
                  <w:rFonts w:ascii="IRNazanin" w:hAnsi="IRNazanin" w:cs="B Nazanin"/>
                  <w:rtl/>
                  <w:lang w:bidi="fa-IR"/>
                </w:rPr>
                <w:delText>۱۰</w:delText>
              </w:r>
            </w:del>
          </w:p>
        </w:tc>
        <w:tc>
          <w:tcPr>
            <w:tcW w:w="2266" w:type="dxa"/>
          </w:tcPr>
          <w:p w14:paraId="34D1C924" w14:textId="335CE08B" w:rsidR="00741D6D" w:rsidRPr="0032771B" w:rsidDel="004B5D1F" w:rsidRDefault="00741D6D" w:rsidP="00462AF9">
            <w:pPr>
              <w:spacing w:after="100"/>
              <w:jc w:val="center"/>
              <w:cnfStyle w:val="000000000000" w:firstRow="0" w:lastRow="0" w:firstColumn="0" w:lastColumn="0" w:oddVBand="0" w:evenVBand="0" w:oddHBand="0" w:evenHBand="0" w:firstRowFirstColumn="0" w:firstRowLastColumn="0" w:lastRowFirstColumn="0" w:lastRowLastColumn="0"/>
              <w:rPr>
                <w:del w:id="1171" w:author="R" w:date="2026-05-30T15:24:00Z"/>
                <w:rFonts w:ascii="IRNazanin" w:eastAsia="Times New Roman" w:hAnsi="IRNazanin" w:cs="B Nazanin"/>
                <w:sz w:val="24"/>
                <w:szCs w:val="24"/>
                <w:rtl/>
                <w:lang w:bidi="fa-IR"/>
              </w:rPr>
            </w:pPr>
            <w:del w:id="1172" w:author="R" w:date="2026-05-30T15:24:00Z">
              <w:r w:rsidRPr="0032771B" w:rsidDel="004B5D1F">
                <w:rPr>
                  <w:rFonts w:ascii="IRNazanin" w:hAnsi="IRNazanin" w:cs="B Nazanin"/>
                  <w:rtl/>
                  <w:lang w:bidi="fa-IR"/>
                </w:rPr>
                <w:delText>۳۴۹</w:delText>
              </w:r>
            </w:del>
          </w:p>
        </w:tc>
      </w:tr>
      <w:tr w:rsidR="00741D6D" w:rsidRPr="0032771B" w:rsidDel="004B5D1F" w14:paraId="20582F57" w14:textId="28D5599D" w:rsidTr="00DF12DA">
        <w:trPr>
          <w:cnfStyle w:val="000000100000" w:firstRow="0" w:lastRow="0" w:firstColumn="0" w:lastColumn="0" w:oddVBand="0" w:evenVBand="0" w:oddHBand="1" w:evenHBand="0" w:firstRowFirstColumn="0" w:firstRowLastColumn="0" w:lastRowFirstColumn="0" w:lastRowLastColumn="0"/>
          <w:trHeight w:val="279"/>
          <w:jc w:val="center"/>
          <w:del w:id="1173"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75CD2F4D" w14:textId="08648EB4" w:rsidR="00741D6D" w:rsidRPr="0032771B" w:rsidDel="004B5D1F" w:rsidRDefault="00741D6D" w:rsidP="00462AF9">
            <w:pPr>
              <w:spacing w:after="100"/>
              <w:jc w:val="center"/>
              <w:rPr>
                <w:del w:id="1174" w:author="R" w:date="2026-05-30T15:24:00Z"/>
                <w:rFonts w:ascii="IRNazanin" w:eastAsia="Times New Roman" w:hAnsi="IRNazanin" w:cs="B Nazanin"/>
                <w:sz w:val="24"/>
                <w:szCs w:val="24"/>
                <w:rtl/>
                <w:lang w:bidi="fa-IR"/>
              </w:rPr>
            </w:pPr>
            <w:del w:id="1175" w:author="R" w:date="2026-05-30T15:24:00Z">
              <w:r w:rsidRPr="0032771B" w:rsidDel="004B5D1F">
                <w:rPr>
                  <w:rFonts w:ascii="IRNazanin" w:hAnsi="IRNazanin" w:cs="B Nazanin"/>
                  <w:rtl/>
                  <w:lang w:bidi="fa-IR"/>
                </w:rPr>
                <w:delText>۲۰</w:delText>
              </w:r>
            </w:del>
          </w:p>
        </w:tc>
        <w:tc>
          <w:tcPr>
            <w:tcW w:w="2266" w:type="dxa"/>
          </w:tcPr>
          <w:p w14:paraId="5B9C9049" w14:textId="206DA165" w:rsidR="00741D6D" w:rsidRPr="0032771B" w:rsidDel="004B5D1F" w:rsidRDefault="00741D6D" w:rsidP="00462AF9">
            <w:pPr>
              <w:spacing w:after="100"/>
              <w:jc w:val="center"/>
              <w:cnfStyle w:val="000000100000" w:firstRow="0" w:lastRow="0" w:firstColumn="0" w:lastColumn="0" w:oddVBand="0" w:evenVBand="0" w:oddHBand="1" w:evenHBand="0" w:firstRowFirstColumn="0" w:firstRowLastColumn="0" w:lastRowFirstColumn="0" w:lastRowLastColumn="0"/>
              <w:rPr>
                <w:del w:id="1176" w:author="R" w:date="2026-05-30T15:24:00Z"/>
                <w:rFonts w:ascii="IRNazanin" w:eastAsia="Times New Roman" w:hAnsi="IRNazanin" w:cs="B Nazanin"/>
                <w:sz w:val="24"/>
                <w:szCs w:val="24"/>
                <w:rtl/>
                <w:lang w:bidi="fa-IR"/>
              </w:rPr>
            </w:pPr>
            <w:del w:id="1177" w:author="R" w:date="2026-05-30T15:24:00Z">
              <w:r w:rsidRPr="0032771B" w:rsidDel="004B5D1F">
                <w:rPr>
                  <w:rFonts w:ascii="IRNazanin" w:hAnsi="IRNazanin" w:cs="B Nazanin"/>
                  <w:rtl/>
                  <w:lang w:bidi="fa-IR"/>
                </w:rPr>
                <w:delText>۳۴۸</w:delText>
              </w:r>
            </w:del>
          </w:p>
        </w:tc>
      </w:tr>
      <w:tr w:rsidR="00741D6D" w:rsidRPr="0032771B" w:rsidDel="004B5D1F" w14:paraId="71C9583E" w14:textId="188201D8" w:rsidTr="00DF12DA">
        <w:trPr>
          <w:trHeight w:val="295"/>
          <w:jc w:val="center"/>
          <w:del w:id="1178"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721CE8E1" w14:textId="53762B3B" w:rsidR="00741D6D" w:rsidRPr="0032771B" w:rsidDel="004B5D1F" w:rsidRDefault="00741D6D" w:rsidP="00462AF9">
            <w:pPr>
              <w:spacing w:after="100"/>
              <w:jc w:val="center"/>
              <w:rPr>
                <w:del w:id="1179" w:author="R" w:date="2026-05-30T15:24:00Z"/>
                <w:rFonts w:ascii="IRNazanin" w:eastAsia="Times New Roman" w:hAnsi="IRNazanin" w:cs="B Nazanin"/>
                <w:sz w:val="24"/>
                <w:szCs w:val="24"/>
                <w:rtl/>
                <w:lang w:bidi="fa-IR"/>
              </w:rPr>
            </w:pPr>
            <w:del w:id="1180" w:author="R" w:date="2026-05-30T15:24:00Z">
              <w:r w:rsidRPr="0032771B" w:rsidDel="004B5D1F">
                <w:rPr>
                  <w:rFonts w:ascii="IRNazanin" w:hAnsi="IRNazanin" w:cs="B Nazanin"/>
                  <w:rtl/>
                  <w:lang w:bidi="fa-IR"/>
                </w:rPr>
                <w:delText>۳۰</w:delText>
              </w:r>
            </w:del>
          </w:p>
        </w:tc>
        <w:tc>
          <w:tcPr>
            <w:tcW w:w="2266" w:type="dxa"/>
          </w:tcPr>
          <w:p w14:paraId="5A1EFC7E" w14:textId="07DBDB8A" w:rsidR="00741D6D" w:rsidRPr="0032771B" w:rsidDel="004B5D1F" w:rsidRDefault="00741D6D" w:rsidP="00462AF9">
            <w:pPr>
              <w:spacing w:after="100"/>
              <w:jc w:val="center"/>
              <w:cnfStyle w:val="000000000000" w:firstRow="0" w:lastRow="0" w:firstColumn="0" w:lastColumn="0" w:oddVBand="0" w:evenVBand="0" w:oddHBand="0" w:evenHBand="0" w:firstRowFirstColumn="0" w:firstRowLastColumn="0" w:lastRowFirstColumn="0" w:lastRowLastColumn="0"/>
              <w:rPr>
                <w:del w:id="1181" w:author="R" w:date="2026-05-30T15:24:00Z"/>
                <w:rFonts w:ascii="IRNazanin" w:eastAsia="Times New Roman" w:hAnsi="IRNazanin" w:cs="B Nazanin"/>
                <w:sz w:val="24"/>
                <w:szCs w:val="24"/>
                <w:rtl/>
                <w:lang w:bidi="fa-IR"/>
              </w:rPr>
            </w:pPr>
            <w:del w:id="1182" w:author="R" w:date="2026-05-30T15:24:00Z">
              <w:r w:rsidRPr="0032771B" w:rsidDel="004B5D1F">
                <w:rPr>
                  <w:rFonts w:ascii="IRNazanin" w:hAnsi="IRNazanin" w:cs="B Nazanin"/>
                  <w:rtl/>
                  <w:lang w:bidi="fa-IR"/>
                </w:rPr>
                <w:delText>۲۶۴</w:delText>
              </w:r>
            </w:del>
          </w:p>
        </w:tc>
      </w:tr>
      <w:tr w:rsidR="00741D6D" w:rsidRPr="0032771B" w:rsidDel="004B5D1F" w14:paraId="0DA2D6AF" w14:textId="2C4261FC" w:rsidTr="00DF12DA">
        <w:trPr>
          <w:cnfStyle w:val="000000100000" w:firstRow="0" w:lastRow="0" w:firstColumn="0" w:lastColumn="0" w:oddVBand="0" w:evenVBand="0" w:oddHBand="1" w:evenHBand="0" w:firstRowFirstColumn="0" w:firstRowLastColumn="0" w:lastRowFirstColumn="0" w:lastRowLastColumn="0"/>
          <w:trHeight w:val="279"/>
          <w:jc w:val="center"/>
          <w:del w:id="1183"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544B46FF" w14:textId="2624C636" w:rsidR="00741D6D" w:rsidRPr="0032771B" w:rsidDel="004B5D1F" w:rsidRDefault="00741D6D" w:rsidP="00462AF9">
            <w:pPr>
              <w:spacing w:after="100"/>
              <w:jc w:val="center"/>
              <w:rPr>
                <w:del w:id="1184" w:author="R" w:date="2026-05-30T15:24:00Z"/>
                <w:rFonts w:ascii="IRNazanin" w:eastAsia="Times New Roman" w:hAnsi="IRNazanin" w:cs="B Nazanin"/>
                <w:sz w:val="24"/>
                <w:szCs w:val="24"/>
                <w:rtl/>
                <w:lang w:bidi="fa-IR"/>
              </w:rPr>
            </w:pPr>
            <w:del w:id="1185" w:author="R" w:date="2026-05-30T15:24:00Z">
              <w:r w:rsidRPr="0032771B" w:rsidDel="004B5D1F">
                <w:rPr>
                  <w:rFonts w:ascii="IRNazanin" w:hAnsi="IRNazanin" w:cs="B Nazanin"/>
                  <w:rtl/>
                  <w:lang w:bidi="fa-IR"/>
                </w:rPr>
                <w:delText>۴۰</w:delText>
              </w:r>
            </w:del>
          </w:p>
        </w:tc>
        <w:tc>
          <w:tcPr>
            <w:tcW w:w="2266" w:type="dxa"/>
          </w:tcPr>
          <w:p w14:paraId="66EF83DE" w14:textId="603A00ED" w:rsidR="00741D6D" w:rsidRPr="0032771B" w:rsidDel="004B5D1F" w:rsidRDefault="00741D6D" w:rsidP="00462AF9">
            <w:pPr>
              <w:spacing w:after="100"/>
              <w:jc w:val="center"/>
              <w:cnfStyle w:val="000000100000" w:firstRow="0" w:lastRow="0" w:firstColumn="0" w:lastColumn="0" w:oddVBand="0" w:evenVBand="0" w:oddHBand="1" w:evenHBand="0" w:firstRowFirstColumn="0" w:firstRowLastColumn="0" w:lastRowFirstColumn="0" w:lastRowLastColumn="0"/>
              <w:rPr>
                <w:del w:id="1186" w:author="R" w:date="2026-05-30T15:24:00Z"/>
                <w:rFonts w:ascii="IRNazanin" w:eastAsia="Times New Roman" w:hAnsi="IRNazanin" w:cs="B Nazanin"/>
                <w:sz w:val="24"/>
                <w:szCs w:val="24"/>
                <w:rtl/>
                <w:lang w:bidi="fa-IR"/>
              </w:rPr>
            </w:pPr>
            <w:del w:id="1187" w:author="R" w:date="2026-05-30T15:24:00Z">
              <w:r w:rsidRPr="0032771B" w:rsidDel="004B5D1F">
                <w:rPr>
                  <w:rFonts w:ascii="IRNazanin" w:hAnsi="IRNazanin" w:cs="B Nazanin"/>
                  <w:rtl/>
                  <w:lang w:bidi="fa-IR"/>
                </w:rPr>
                <w:delText>۱۸۴</w:delText>
              </w:r>
            </w:del>
          </w:p>
        </w:tc>
      </w:tr>
      <w:tr w:rsidR="00741D6D" w:rsidRPr="0032771B" w:rsidDel="004B5D1F" w14:paraId="5F3A38DE" w14:textId="227B4938" w:rsidTr="00DF12DA">
        <w:trPr>
          <w:trHeight w:val="295"/>
          <w:jc w:val="center"/>
          <w:del w:id="1188"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3B12B4CB" w14:textId="1E34D469" w:rsidR="00741D6D" w:rsidRPr="0032771B" w:rsidDel="004B5D1F" w:rsidRDefault="00741D6D" w:rsidP="00462AF9">
            <w:pPr>
              <w:spacing w:after="100"/>
              <w:jc w:val="center"/>
              <w:rPr>
                <w:del w:id="1189" w:author="R" w:date="2026-05-30T15:24:00Z"/>
                <w:rFonts w:ascii="IRNazanin" w:eastAsia="Times New Roman" w:hAnsi="IRNazanin" w:cs="B Nazanin"/>
                <w:sz w:val="24"/>
                <w:szCs w:val="24"/>
                <w:rtl/>
                <w:lang w:bidi="fa-IR"/>
              </w:rPr>
            </w:pPr>
            <w:del w:id="1190" w:author="R" w:date="2026-05-30T15:24:00Z">
              <w:r w:rsidRPr="0032771B" w:rsidDel="004B5D1F">
                <w:rPr>
                  <w:rFonts w:ascii="IRNazanin" w:hAnsi="IRNazanin" w:cs="B Nazanin"/>
                  <w:rtl/>
                  <w:lang w:bidi="fa-IR"/>
                </w:rPr>
                <w:delText>۵۰</w:delText>
              </w:r>
            </w:del>
          </w:p>
        </w:tc>
        <w:tc>
          <w:tcPr>
            <w:tcW w:w="2266" w:type="dxa"/>
          </w:tcPr>
          <w:p w14:paraId="57AE9295" w14:textId="123BFD90" w:rsidR="00741D6D" w:rsidRPr="0032771B" w:rsidDel="004B5D1F" w:rsidRDefault="00741D6D" w:rsidP="00462AF9">
            <w:pPr>
              <w:spacing w:after="100"/>
              <w:jc w:val="center"/>
              <w:cnfStyle w:val="000000000000" w:firstRow="0" w:lastRow="0" w:firstColumn="0" w:lastColumn="0" w:oddVBand="0" w:evenVBand="0" w:oddHBand="0" w:evenHBand="0" w:firstRowFirstColumn="0" w:firstRowLastColumn="0" w:lastRowFirstColumn="0" w:lastRowLastColumn="0"/>
              <w:rPr>
                <w:del w:id="1191" w:author="R" w:date="2026-05-30T15:24:00Z"/>
                <w:rFonts w:ascii="IRNazanin" w:eastAsia="Times New Roman" w:hAnsi="IRNazanin" w:cs="B Nazanin"/>
                <w:sz w:val="24"/>
                <w:szCs w:val="24"/>
                <w:rtl/>
                <w:lang w:bidi="fa-IR"/>
              </w:rPr>
            </w:pPr>
            <w:del w:id="1192" w:author="R" w:date="2026-05-30T15:24:00Z">
              <w:r w:rsidRPr="0032771B" w:rsidDel="004B5D1F">
                <w:rPr>
                  <w:rFonts w:ascii="IRNazanin" w:hAnsi="IRNazanin" w:cs="B Nazanin"/>
                  <w:rtl/>
                  <w:lang w:bidi="fa-IR"/>
                </w:rPr>
                <w:delText>۵۸</w:delText>
              </w:r>
            </w:del>
          </w:p>
        </w:tc>
      </w:tr>
      <w:tr w:rsidR="00741D6D" w:rsidRPr="0032771B" w:rsidDel="004B5D1F" w14:paraId="1705D5E1" w14:textId="55081567" w:rsidTr="00DF12DA">
        <w:trPr>
          <w:cnfStyle w:val="000000100000" w:firstRow="0" w:lastRow="0" w:firstColumn="0" w:lastColumn="0" w:oddVBand="0" w:evenVBand="0" w:oddHBand="1" w:evenHBand="0" w:firstRowFirstColumn="0" w:firstRowLastColumn="0" w:lastRowFirstColumn="0" w:lastRowLastColumn="0"/>
          <w:trHeight w:val="295"/>
          <w:jc w:val="center"/>
          <w:del w:id="1193"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57A47536" w14:textId="21F3D5D5" w:rsidR="00741D6D" w:rsidRPr="0032771B" w:rsidDel="004B5D1F" w:rsidRDefault="00741D6D" w:rsidP="00462AF9">
            <w:pPr>
              <w:spacing w:after="100"/>
              <w:jc w:val="center"/>
              <w:rPr>
                <w:del w:id="1194" w:author="R" w:date="2026-05-30T15:24:00Z"/>
                <w:rFonts w:ascii="IRNazanin" w:eastAsia="Times New Roman" w:hAnsi="IRNazanin" w:cs="B Nazanin"/>
                <w:sz w:val="24"/>
                <w:szCs w:val="24"/>
                <w:rtl/>
                <w:lang w:bidi="fa-IR"/>
              </w:rPr>
            </w:pPr>
            <w:del w:id="1195" w:author="R" w:date="2026-05-30T15:24:00Z">
              <w:r w:rsidRPr="0032771B" w:rsidDel="004B5D1F">
                <w:rPr>
                  <w:rFonts w:ascii="IRNazanin" w:hAnsi="IRNazanin" w:cs="B Nazanin"/>
                  <w:rtl/>
                  <w:lang w:bidi="fa-IR"/>
                </w:rPr>
                <w:delText>۶۰</w:delText>
              </w:r>
            </w:del>
          </w:p>
        </w:tc>
        <w:tc>
          <w:tcPr>
            <w:tcW w:w="2266" w:type="dxa"/>
          </w:tcPr>
          <w:p w14:paraId="5B318D47" w14:textId="369D8BC7" w:rsidR="00741D6D" w:rsidRPr="0032771B" w:rsidDel="004B5D1F" w:rsidRDefault="00741D6D" w:rsidP="00462AF9">
            <w:pPr>
              <w:spacing w:after="100"/>
              <w:jc w:val="center"/>
              <w:cnfStyle w:val="000000100000" w:firstRow="0" w:lastRow="0" w:firstColumn="0" w:lastColumn="0" w:oddVBand="0" w:evenVBand="0" w:oddHBand="1" w:evenHBand="0" w:firstRowFirstColumn="0" w:firstRowLastColumn="0" w:lastRowFirstColumn="0" w:lastRowLastColumn="0"/>
              <w:rPr>
                <w:del w:id="1196" w:author="R" w:date="2026-05-30T15:24:00Z"/>
                <w:rFonts w:ascii="IRNazanin" w:eastAsia="Times New Roman" w:hAnsi="IRNazanin" w:cs="B Nazanin"/>
                <w:sz w:val="24"/>
                <w:szCs w:val="24"/>
                <w:rtl/>
                <w:lang w:bidi="fa-IR"/>
              </w:rPr>
            </w:pPr>
            <w:del w:id="1197" w:author="R" w:date="2026-05-30T15:24:00Z">
              <w:r w:rsidRPr="0032771B" w:rsidDel="004B5D1F">
                <w:rPr>
                  <w:rFonts w:ascii="IRNazanin" w:hAnsi="IRNazanin" w:cs="B Nazanin"/>
                  <w:rtl/>
                  <w:lang w:bidi="fa-IR"/>
                </w:rPr>
                <w:delText>۰</w:delText>
              </w:r>
            </w:del>
          </w:p>
        </w:tc>
      </w:tr>
      <w:tr w:rsidR="00741D6D" w:rsidRPr="0032771B" w:rsidDel="004B5D1F" w14:paraId="3ECD0151" w14:textId="04DD109E" w:rsidTr="00DF12DA">
        <w:trPr>
          <w:trHeight w:val="279"/>
          <w:jc w:val="center"/>
          <w:del w:id="1198"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55EAE098" w14:textId="0DB09048" w:rsidR="00741D6D" w:rsidRPr="0032771B" w:rsidDel="004B5D1F" w:rsidRDefault="00741D6D" w:rsidP="00462AF9">
            <w:pPr>
              <w:spacing w:after="100"/>
              <w:jc w:val="center"/>
              <w:rPr>
                <w:del w:id="1199" w:author="R" w:date="2026-05-30T15:24:00Z"/>
                <w:rFonts w:ascii="IRNazanin" w:eastAsia="Times New Roman" w:hAnsi="IRNazanin" w:cs="B Nazanin"/>
                <w:sz w:val="24"/>
                <w:szCs w:val="24"/>
                <w:rtl/>
                <w:lang w:bidi="fa-IR"/>
              </w:rPr>
            </w:pPr>
            <w:del w:id="1200" w:author="R" w:date="2026-05-30T15:24:00Z">
              <w:r w:rsidRPr="0032771B" w:rsidDel="004B5D1F">
                <w:rPr>
                  <w:rFonts w:ascii="IRNazanin" w:hAnsi="IRNazanin" w:cs="B Nazanin"/>
                  <w:rtl/>
                  <w:lang w:bidi="fa-IR"/>
                </w:rPr>
                <w:delText>۷۰</w:delText>
              </w:r>
            </w:del>
          </w:p>
        </w:tc>
        <w:tc>
          <w:tcPr>
            <w:tcW w:w="2266" w:type="dxa"/>
          </w:tcPr>
          <w:p w14:paraId="2EB7087A" w14:textId="78663A72" w:rsidR="00741D6D" w:rsidRPr="0032771B" w:rsidDel="004B5D1F" w:rsidRDefault="00741D6D" w:rsidP="00462AF9">
            <w:pPr>
              <w:spacing w:after="100"/>
              <w:jc w:val="center"/>
              <w:cnfStyle w:val="000000000000" w:firstRow="0" w:lastRow="0" w:firstColumn="0" w:lastColumn="0" w:oddVBand="0" w:evenVBand="0" w:oddHBand="0" w:evenHBand="0" w:firstRowFirstColumn="0" w:firstRowLastColumn="0" w:lastRowFirstColumn="0" w:lastRowLastColumn="0"/>
              <w:rPr>
                <w:del w:id="1201" w:author="R" w:date="2026-05-30T15:24:00Z"/>
                <w:rFonts w:ascii="IRNazanin" w:eastAsia="Times New Roman" w:hAnsi="IRNazanin" w:cs="B Nazanin"/>
                <w:sz w:val="24"/>
                <w:szCs w:val="24"/>
                <w:rtl/>
                <w:lang w:bidi="fa-IR"/>
              </w:rPr>
            </w:pPr>
            <w:del w:id="1202" w:author="R" w:date="2026-05-30T15:24:00Z">
              <w:r w:rsidRPr="0032771B" w:rsidDel="004B5D1F">
                <w:rPr>
                  <w:rFonts w:ascii="IRNazanin" w:hAnsi="IRNazanin" w:cs="B Nazanin"/>
                  <w:rtl/>
                  <w:lang w:bidi="fa-IR"/>
                </w:rPr>
                <w:delText>۰</w:delText>
              </w:r>
            </w:del>
          </w:p>
        </w:tc>
      </w:tr>
      <w:tr w:rsidR="00741D6D" w:rsidRPr="0032771B" w:rsidDel="004B5D1F" w14:paraId="06BC7E7A" w14:textId="7FF36DFF" w:rsidTr="00DF12DA">
        <w:trPr>
          <w:cnfStyle w:val="000000100000" w:firstRow="0" w:lastRow="0" w:firstColumn="0" w:lastColumn="0" w:oddVBand="0" w:evenVBand="0" w:oddHBand="1" w:evenHBand="0" w:firstRowFirstColumn="0" w:firstRowLastColumn="0" w:lastRowFirstColumn="0" w:lastRowLastColumn="0"/>
          <w:trHeight w:val="295"/>
          <w:jc w:val="center"/>
          <w:del w:id="1203"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59B867D3" w14:textId="5429517E" w:rsidR="00741D6D" w:rsidRPr="0032771B" w:rsidDel="004B5D1F" w:rsidRDefault="00741D6D" w:rsidP="00462AF9">
            <w:pPr>
              <w:spacing w:after="100"/>
              <w:jc w:val="center"/>
              <w:rPr>
                <w:del w:id="1204" w:author="R" w:date="2026-05-30T15:24:00Z"/>
                <w:rFonts w:ascii="IRNazanin" w:eastAsia="Times New Roman" w:hAnsi="IRNazanin" w:cs="B Nazanin"/>
                <w:sz w:val="24"/>
                <w:szCs w:val="24"/>
                <w:rtl/>
                <w:lang w:bidi="fa-IR"/>
              </w:rPr>
            </w:pPr>
            <w:del w:id="1205" w:author="R" w:date="2026-05-30T15:24:00Z">
              <w:r w:rsidRPr="0032771B" w:rsidDel="004B5D1F">
                <w:rPr>
                  <w:rFonts w:ascii="IRNazanin" w:hAnsi="IRNazanin" w:cs="B Nazanin"/>
                  <w:rtl/>
                  <w:lang w:bidi="fa-IR"/>
                </w:rPr>
                <w:delText>۸۰</w:delText>
              </w:r>
            </w:del>
          </w:p>
        </w:tc>
        <w:tc>
          <w:tcPr>
            <w:tcW w:w="2266" w:type="dxa"/>
          </w:tcPr>
          <w:p w14:paraId="1273FCF8" w14:textId="33AFF269" w:rsidR="00741D6D" w:rsidRPr="0032771B" w:rsidDel="004B5D1F" w:rsidRDefault="00741D6D" w:rsidP="00462AF9">
            <w:pPr>
              <w:spacing w:after="100"/>
              <w:jc w:val="center"/>
              <w:cnfStyle w:val="000000100000" w:firstRow="0" w:lastRow="0" w:firstColumn="0" w:lastColumn="0" w:oddVBand="0" w:evenVBand="0" w:oddHBand="1" w:evenHBand="0" w:firstRowFirstColumn="0" w:firstRowLastColumn="0" w:lastRowFirstColumn="0" w:lastRowLastColumn="0"/>
              <w:rPr>
                <w:del w:id="1206" w:author="R" w:date="2026-05-30T15:24:00Z"/>
                <w:rFonts w:ascii="IRNazanin" w:eastAsia="Times New Roman" w:hAnsi="IRNazanin" w:cs="B Nazanin"/>
                <w:sz w:val="24"/>
                <w:szCs w:val="24"/>
                <w:rtl/>
                <w:lang w:bidi="fa-IR"/>
              </w:rPr>
            </w:pPr>
            <w:del w:id="1207" w:author="R" w:date="2026-05-30T15:24:00Z">
              <w:r w:rsidRPr="0032771B" w:rsidDel="004B5D1F">
                <w:rPr>
                  <w:rFonts w:ascii="IRNazanin" w:hAnsi="IRNazanin" w:cs="B Nazanin"/>
                  <w:rtl/>
                  <w:lang w:bidi="fa-IR"/>
                </w:rPr>
                <w:delText>۰</w:delText>
              </w:r>
            </w:del>
          </w:p>
        </w:tc>
      </w:tr>
      <w:tr w:rsidR="00741D6D" w:rsidRPr="0032771B" w:rsidDel="004B5D1F" w14:paraId="1DD6C407" w14:textId="43C86829" w:rsidTr="00DF12DA">
        <w:trPr>
          <w:trHeight w:val="279"/>
          <w:jc w:val="center"/>
          <w:del w:id="1208"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084CD3A2" w14:textId="1881D020" w:rsidR="00741D6D" w:rsidRPr="0032771B" w:rsidDel="004B5D1F" w:rsidRDefault="00741D6D" w:rsidP="00462AF9">
            <w:pPr>
              <w:spacing w:after="100"/>
              <w:jc w:val="center"/>
              <w:rPr>
                <w:del w:id="1209" w:author="R" w:date="2026-05-30T15:24:00Z"/>
                <w:rFonts w:ascii="IRNazanin" w:eastAsia="Times New Roman" w:hAnsi="IRNazanin" w:cs="B Nazanin"/>
                <w:sz w:val="24"/>
                <w:szCs w:val="24"/>
                <w:rtl/>
                <w:lang w:bidi="fa-IR"/>
              </w:rPr>
            </w:pPr>
            <w:del w:id="1210" w:author="R" w:date="2026-05-30T15:24:00Z">
              <w:r w:rsidRPr="0032771B" w:rsidDel="004B5D1F">
                <w:rPr>
                  <w:rFonts w:ascii="IRNazanin" w:hAnsi="IRNazanin" w:cs="B Nazanin"/>
                  <w:rtl/>
                  <w:lang w:bidi="fa-IR"/>
                </w:rPr>
                <w:delText>۹۰</w:delText>
              </w:r>
            </w:del>
          </w:p>
        </w:tc>
        <w:tc>
          <w:tcPr>
            <w:tcW w:w="2266" w:type="dxa"/>
          </w:tcPr>
          <w:p w14:paraId="065FA201" w14:textId="51E11AA7" w:rsidR="00741D6D" w:rsidRPr="0032771B" w:rsidDel="004B5D1F" w:rsidRDefault="00741D6D" w:rsidP="00462AF9">
            <w:pPr>
              <w:spacing w:after="100"/>
              <w:jc w:val="center"/>
              <w:cnfStyle w:val="000000000000" w:firstRow="0" w:lastRow="0" w:firstColumn="0" w:lastColumn="0" w:oddVBand="0" w:evenVBand="0" w:oddHBand="0" w:evenHBand="0" w:firstRowFirstColumn="0" w:firstRowLastColumn="0" w:lastRowFirstColumn="0" w:lastRowLastColumn="0"/>
              <w:rPr>
                <w:del w:id="1211" w:author="R" w:date="2026-05-30T15:24:00Z"/>
                <w:rFonts w:ascii="IRNazanin" w:eastAsia="Times New Roman" w:hAnsi="IRNazanin" w:cs="B Nazanin"/>
                <w:sz w:val="24"/>
                <w:szCs w:val="24"/>
                <w:rtl/>
                <w:lang w:bidi="fa-IR"/>
              </w:rPr>
            </w:pPr>
            <w:del w:id="1212" w:author="R" w:date="2026-05-30T15:24:00Z">
              <w:r w:rsidRPr="0032771B" w:rsidDel="004B5D1F">
                <w:rPr>
                  <w:rFonts w:ascii="IRNazanin" w:hAnsi="IRNazanin" w:cs="B Nazanin"/>
                  <w:rtl/>
                  <w:lang w:bidi="fa-IR"/>
                </w:rPr>
                <w:delText>۰</w:delText>
              </w:r>
            </w:del>
          </w:p>
        </w:tc>
      </w:tr>
    </w:tbl>
    <w:p w14:paraId="3C157958" w14:textId="7A50D185" w:rsidR="00254142" w:rsidDel="004B5D1F" w:rsidRDefault="00254142" w:rsidP="00254142">
      <w:pPr>
        <w:spacing w:line="240" w:lineRule="auto"/>
        <w:ind w:firstLine="0"/>
        <w:rPr>
          <w:del w:id="1213" w:author="R" w:date="2026-05-30T15:24:00Z"/>
          <w:rFonts w:ascii="IRNazanin" w:eastAsia="Times New Roman" w:hAnsi="IRNazanin" w:cs="B Nazanin"/>
          <w:sz w:val="24"/>
          <w:szCs w:val="24"/>
          <w:rtl/>
          <w:lang w:bidi="fa-IR"/>
        </w:rPr>
      </w:pPr>
    </w:p>
    <w:p w14:paraId="31FFD411" w14:textId="1ADCFFD3" w:rsidR="004B4140" w:rsidRPr="00E77F89" w:rsidDel="004B5D1F" w:rsidRDefault="004B4140" w:rsidP="00254142">
      <w:pPr>
        <w:contextualSpacing/>
        <w:rPr>
          <w:del w:id="1214" w:author="R" w:date="2026-05-30T15:25:00Z"/>
          <w:rFonts w:ascii="IRNazanin" w:eastAsia="Times New Roman" w:hAnsi="IRNazanin" w:cs="B Nazanin"/>
          <w:sz w:val="24"/>
          <w:szCs w:val="24"/>
          <w:rtl/>
          <w:lang w:bidi="fa-IR"/>
        </w:rPr>
      </w:pPr>
      <w:del w:id="1215" w:author="R" w:date="2026-05-30T15:25:00Z">
        <w:r w:rsidRPr="00E77F89" w:rsidDel="004B5D1F">
          <w:rPr>
            <w:rFonts w:ascii="IRNazanin" w:eastAsia="Times New Roman" w:hAnsi="IRNazanin" w:cs="B Nazanin"/>
            <w:sz w:val="24"/>
            <w:szCs w:val="24"/>
            <w:rtl/>
            <w:lang w:bidi="fa-IR"/>
          </w:rPr>
          <w:delText xml:space="preserve">جدول </w:delText>
        </w:r>
        <w:r w:rsidR="00741D6D" w:rsidRPr="00E77F89" w:rsidDel="004B5D1F">
          <w:rPr>
            <w:rFonts w:ascii="IRNazanin" w:eastAsia="Times New Roman" w:hAnsi="IRNazanin" w:cs="B Nazanin"/>
            <w:sz w:val="24"/>
            <w:szCs w:val="24"/>
            <w:lang w:bidi="fa-IR"/>
          </w:rPr>
          <w:delText>6</w:delText>
        </w:r>
        <w:r w:rsidRPr="00E77F89" w:rsidDel="004B5D1F">
          <w:rPr>
            <w:rFonts w:ascii="IRNazanin" w:eastAsia="Times New Roman" w:hAnsi="IRNazanin" w:cs="B Nazanin"/>
            <w:sz w:val="24"/>
            <w:szCs w:val="24"/>
            <w:rtl/>
            <w:lang w:bidi="fa-IR"/>
          </w:rPr>
          <w:delText xml:space="preserve"> ، نشان می دهد </w:delText>
        </w:r>
        <w:r w:rsidR="00741D6D" w:rsidRPr="00E77F89" w:rsidDel="004B5D1F">
          <w:rPr>
            <w:rFonts w:ascii="IRNazanin" w:eastAsia="Times New Roman" w:hAnsi="IRNazanin" w:cs="B Nazanin"/>
            <w:sz w:val="24"/>
            <w:szCs w:val="24"/>
            <w:rtl/>
            <w:lang w:bidi="fa-IR"/>
          </w:rPr>
          <w:delText>که هر روز حداقل یک داده صفر ارسال شده است و هیچ روزی نبوده که بیش از 60 درصد داده‌ها صفر باشند. تجمیع داده‌های صفر در یک روز کمتر از داده‌های گمشده است، به عبارت دیگر انحراف معیار آن نسبت به داده‌ها گمشده اندک است مه نشان می دهد رفتار این نوع داده نسبتا منظم و دائمی است نه ناگهانی.</w:delText>
        </w:r>
        <w:r w:rsidR="00741D6D" w:rsidRPr="00E77F89" w:rsidDel="004B5D1F">
          <w:rPr>
            <w:rFonts w:ascii="IRNazanin" w:eastAsia="Times New Roman" w:hAnsi="IRNazanin" w:cs="B Nazanin" w:hint="cs"/>
            <w:sz w:val="24"/>
            <w:szCs w:val="24"/>
            <w:rtl/>
            <w:lang w:bidi="fa-IR"/>
          </w:rPr>
          <w:delText xml:space="preserve"> نشان می‌دهد الزاما ارسال داده صفر به تعطیلی</w:delText>
        </w:r>
        <w:r w:rsidR="007D0A45" w:rsidRPr="00E77F89" w:rsidDel="004B5D1F">
          <w:rPr>
            <w:rFonts w:ascii="IRNazanin" w:eastAsia="Times New Roman" w:hAnsi="IRNazanin" w:cs="B Nazanin" w:hint="cs"/>
            <w:sz w:val="24"/>
            <w:szCs w:val="24"/>
            <w:rtl/>
            <w:lang w:bidi="fa-IR"/>
          </w:rPr>
          <w:delText xml:space="preserve"> مناسبتی یا هفتگی خلاصه نمی شود، بلکه عوامل دیگری هم در ارسال داده صفر نقش دارند. </w:delText>
        </w:r>
      </w:del>
    </w:p>
    <w:p w14:paraId="050E59EF" w14:textId="0FB9FDAE" w:rsidR="004B4140" w:rsidRPr="0032771B" w:rsidDel="004B5D1F" w:rsidRDefault="004B4140" w:rsidP="00462AF9">
      <w:pPr>
        <w:spacing w:line="240" w:lineRule="auto"/>
        <w:rPr>
          <w:del w:id="1216" w:author="R" w:date="2026-05-30T15:25:00Z"/>
          <w:rFonts w:ascii="IRNazanin" w:eastAsia="Times New Roman" w:hAnsi="IRNazanin" w:cs="B Nazanin"/>
          <w:sz w:val="24"/>
          <w:szCs w:val="24"/>
          <w:rtl/>
          <w:lang w:bidi="fa-IR"/>
        </w:rPr>
      </w:pPr>
      <w:del w:id="1217" w:author="R" w:date="2026-05-30T15:25:00Z">
        <w:r w:rsidRPr="0032771B" w:rsidDel="004B5D1F">
          <w:rPr>
            <w:rFonts w:ascii="IRNazanin" w:eastAsia="Times New Roman" w:hAnsi="IRNazanin" w:cs="B Nazanin"/>
            <w:sz w:val="24"/>
            <w:szCs w:val="24"/>
            <w:rtl/>
            <w:lang w:bidi="fa-IR"/>
          </w:rPr>
          <w:delText xml:space="preserve"> </w:delText>
        </w:r>
      </w:del>
    </w:p>
    <w:p w14:paraId="129CCAD8" w14:textId="58C9C09C" w:rsidR="004B4140" w:rsidRPr="00462AF9" w:rsidDel="004B5D1F" w:rsidRDefault="004B4140" w:rsidP="00462AF9">
      <w:pPr>
        <w:keepNext/>
        <w:spacing w:after="200" w:line="240" w:lineRule="auto"/>
        <w:jc w:val="center"/>
        <w:rPr>
          <w:del w:id="1218" w:author="R" w:date="2026-05-30T15:24:00Z"/>
          <w:rFonts w:ascii="IRNazanin" w:hAnsi="IRNazanin" w:cs="B Nazanin"/>
        </w:rPr>
      </w:pPr>
      <w:bookmarkStart w:id="1219" w:name="_Toc230622349"/>
      <w:del w:id="1220" w:author="R" w:date="2026-05-30T15:24:00Z">
        <w:r w:rsidRPr="00462AF9" w:rsidDel="004B5D1F">
          <w:rPr>
            <w:rFonts w:ascii="IRNazanin" w:hAnsi="IRNazanin" w:cs="B Nazanin"/>
            <w:rtl/>
          </w:rPr>
          <w:delText xml:space="preserve">جدول </w:delText>
        </w:r>
        <w:r w:rsidRPr="00462AF9" w:rsidDel="004B5D1F">
          <w:rPr>
            <w:rFonts w:ascii="IRNazanin" w:hAnsi="IRNazanin" w:cs="B Nazanin"/>
            <w:rtl/>
          </w:rPr>
          <w:fldChar w:fldCharType="begin"/>
        </w:r>
        <w:r w:rsidRPr="00462AF9" w:rsidDel="004B5D1F">
          <w:rPr>
            <w:rFonts w:ascii="IRNazanin" w:hAnsi="IRNazanin" w:cs="B Nazanin"/>
            <w:rtl/>
          </w:rPr>
          <w:delInstrText xml:space="preserve"> </w:delInstrText>
        </w:r>
        <w:r w:rsidRPr="00462AF9" w:rsidDel="004B5D1F">
          <w:rPr>
            <w:rFonts w:ascii="IRNazanin" w:hAnsi="IRNazanin" w:cs="B Nazanin"/>
          </w:rPr>
          <w:delInstrText>SEQ</w:delInstrText>
        </w:r>
        <w:r w:rsidRPr="00462AF9" w:rsidDel="004B5D1F">
          <w:rPr>
            <w:rFonts w:ascii="IRNazanin" w:hAnsi="IRNazanin" w:cs="B Nazanin"/>
            <w:rtl/>
          </w:rPr>
          <w:delInstrText xml:space="preserve"> جدول \* </w:delInstrText>
        </w:r>
        <w:r w:rsidRPr="00462AF9" w:rsidDel="004B5D1F">
          <w:rPr>
            <w:rFonts w:ascii="IRNazanin" w:hAnsi="IRNazanin" w:cs="B Nazanin"/>
          </w:rPr>
          <w:delInstrText>ARABIC</w:delInstrText>
        </w:r>
        <w:r w:rsidRPr="00462AF9" w:rsidDel="004B5D1F">
          <w:rPr>
            <w:rFonts w:ascii="IRNazanin" w:hAnsi="IRNazanin" w:cs="B Nazanin"/>
            <w:rtl/>
          </w:rPr>
          <w:delInstrText xml:space="preserve"> </w:delInstrText>
        </w:r>
        <w:r w:rsidRPr="00462AF9" w:rsidDel="004B5D1F">
          <w:rPr>
            <w:rFonts w:ascii="IRNazanin" w:hAnsi="IRNazanin" w:cs="B Nazanin"/>
            <w:rtl/>
          </w:rPr>
          <w:fldChar w:fldCharType="separate"/>
        </w:r>
      </w:del>
      <w:del w:id="1221" w:author="R" w:date="2026-05-30T10:10:00Z">
        <w:r w:rsidR="00741D6D" w:rsidRPr="00462AF9" w:rsidDel="008130CA">
          <w:rPr>
            <w:rFonts w:ascii="IRNazanin" w:hAnsi="IRNazanin" w:cs="B Nazanin"/>
            <w:noProof/>
            <w:rtl/>
          </w:rPr>
          <w:delText>7</w:delText>
        </w:r>
      </w:del>
      <w:del w:id="1222" w:author="R" w:date="2026-05-30T15:24:00Z">
        <w:r w:rsidRPr="00462AF9" w:rsidDel="004B5D1F">
          <w:rPr>
            <w:rFonts w:ascii="IRNazanin" w:hAnsi="IRNazanin" w:cs="B Nazanin"/>
            <w:rtl/>
          </w:rPr>
          <w:fldChar w:fldCharType="end"/>
        </w:r>
        <w:r w:rsidRPr="00462AF9" w:rsidDel="004B5D1F">
          <w:rPr>
            <w:rFonts w:ascii="IRNazanin" w:hAnsi="IRNazanin" w:cs="B Nazanin"/>
            <w:rtl/>
            <w:lang w:bidi="fa-IR"/>
          </w:rPr>
          <w:delText xml:space="preserve">: نرخ داده‌های </w:delText>
        </w:r>
        <w:r w:rsidR="00741D6D" w:rsidRPr="00462AF9" w:rsidDel="004B5D1F">
          <w:rPr>
            <w:rFonts w:ascii="IRNazanin" w:hAnsi="IRNazanin" w:cs="B Nazanin"/>
            <w:rtl/>
            <w:lang w:bidi="fa-IR"/>
          </w:rPr>
          <w:delText>صفر</w:delText>
        </w:r>
        <w:r w:rsidRPr="00462AF9" w:rsidDel="004B5D1F">
          <w:rPr>
            <w:rFonts w:ascii="IRNazanin" w:hAnsi="IRNazanin" w:cs="B Nazanin"/>
            <w:rtl/>
            <w:lang w:bidi="fa-IR"/>
          </w:rPr>
          <w:delText xml:space="preserve"> هر شناسه</w:delText>
        </w:r>
        <w:bookmarkEnd w:id="1219"/>
      </w:del>
    </w:p>
    <w:tbl>
      <w:tblPr>
        <w:tblStyle w:val="PlainTable2"/>
        <w:bidiVisual/>
        <w:tblW w:w="0" w:type="auto"/>
        <w:jc w:val="center"/>
        <w:tblLook w:val="04A0" w:firstRow="1" w:lastRow="0" w:firstColumn="1" w:lastColumn="0" w:noHBand="0" w:noVBand="1"/>
      </w:tblPr>
      <w:tblGrid>
        <w:gridCol w:w="2266"/>
        <w:gridCol w:w="2266"/>
      </w:tblGrid>
      <w:tr w:rsidR="00741D6D" w:rsidRPr="0032771B" w:rsidDel="004B5D1F" w14:paraId="76F02AF8" w14:textId="12A0EE8F" w:rsidTr="00DF12DA">
        <w:trPr>
          <w:cnfStyle w:val="100000000000" w:firstRow="1" w:lastRow="0" w:firstColumn="0" w:lastColumn="0" w:oddVBand="0" w:evenVBand="0" w:oddHBand="0" w:evenHBand="0" w:firstRowFirstColumn="0" w:firstRowLastColumn="0" w:lastRowFirstColumn="0" w:lastRowLastColumn="0"/>
          <w:trHeight w:val="295"/>
          <w:jc w:val="center"/>
          <w:del w:id="1223"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241E699B" w14:textId="40A8A9CA" w:rsidR="00741D6D" w:rsidRPr="0032771B" w:rsidDel="004B5D1F" w:rsidRDefault="00741D6D" w:rsidP="00462AF9">
            <w:pPr>
              <w:spacing w:after="100"/>
              <w:jc w:val="center"/>
              <w:rPr>
                <w:del w:id="1224" w:author="R" w:date="2026-05-30T15:24:00Z"/>
                <w:rFonts w:ascii="IRNazanin" w:eastAsia="Times New Roman" w:hAnsi="IRNazanin" w:cs="B Nazanin"/>
                <w:sz w:val="24"/>
                <w:szCs w:val="24"/>
                <w:rtl/>
                <w:lang w:bidi="fa-IR"/>
              </w:rPr>
            </w:pPr>
            <w:del w:id="1225" w:author="R" w:date="2026-05-30T15:24:00Z">
              <w:r w:rsidRPr="0032771B" w:rsidDel="004B5D1F">
                <w:rPr>
                  <w:rFonts w:ascii="IRNazanin" w:hAnsi="IRNazanin" w:cs="B Nazanin"/>
                  <w:rtl/>
                </w:rPr>
                <w:delText>درصد داده‌های صفر در هر ردیف</w:delText>
              </w:r>
            </w:del>
          </w:p>
        </w:tc>
        <w:tc>
          <w:tcPr>
            <w:tcW w:w="2266" w:type="dxa"/>
          </w:tcPr>
          <w:p w14:paraId="3DC62E6F" w14:textId="2A1C16BC" w:rsidR="00741D6D" w:rsidRPr="0032771B" w:rsidDel="004B5D1F" w:rsidRDefault="00741D6D" w:rsidP="00462AF9">
            <w:pPr>
              <w:spacing w:after="100"/>
              <w:jc w:val="center"/>
              <w:cnfStyle w:val="100000000000" w:firstRow="1" w:lastRow="0" w:firstColumn="0" w:lastColumn="0" w:oddVBand="0" w:evenVBand="0" w:oddHBand="0" w:evenHBand="0" w:firstRowFirstColumn="0" w:firstRowLastColumn="0" w:lastRowFirstColumn="0" w:lastRowLastColumn="0"/>
              <w:rPr>
                <w:del w:id="1226" w:author="R" w:date="2026-05-30T15:24:00Z"/>
                <w:rFonts w:ascii="IRNazanin" w:eastAsia="Times New Roman" w:hAnsi="IRNazanin" w:cs="B Nazanin"/>
                <w:sz w:val="24"/>
                <w:szCs w:val="24"/>
                <w:rtl/>
                <w:lang w:bidi="fa-IR"/>
              </w:rPr>
            </w:pPr>
            <w:del w:id="1227" w:author="R" w:date="2026-05-30T15:24:00Z">
              <w:r w:rsidRPr="0032771B" w:rsidDel="004B5D1F">
                <w:rPr>
                  <w:rFonts w:ascii="IRNazanin" w:hAnsi="IRNazanin" w:cs="B Nazanin"/>
                  <w:rtl/>
                </w:rPr>
                <w:delText>تعداد داده‌های صفر</w:delText>
              </w:r>
            </w:del>
          </w:p>
        </w:tc>
      </w:tr>
      <w:tr w:rsidR="00741D6D" w:rsidRPr="0032771B" w:rsidDel="004B5D1F" w14:paraId="6414B2C5" w14:textId="1B35385B" w:rsidTr="00DF12DA">
        <w:trPr>
          <w:cnfStyle w:val="000000100000" w:firstRow="0" w:lastRow="0" w:firstColumn="0" w:lastColumn="0" w:oddVBand="0" w:evenVBand="0" w:oddHBand="1" w:evenHBand="0" w:firstRowFirstColumn="0" w:firstRowLastColumn="0" w:lastRowFirstColumn="0" w:lastRowLastColumn="0"/>
          <w:trHeight w:val="279"/>
          <w:jc w:val="center"/>
          <w:del w:id="1228"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76AD5358" w14:textId="0C3482D9" w:rsidR="00741D6D" w:rsidRPr="0032771B" w:rsidDel="004B5D1F" w:rsidRDefault="00741D6D" w:rsidP="00462AF9">
            <w:pPr>
              <w:spacing w:after="100"/>
              <w:jc w:val="center"/>
              <w:rPr>
                <w:del w:id="1229" w:author="R" w:date="2026-05-30T15:24:00Z"/>
                <w:rFonts w:ascii="IRNazanin" w:eastAsia="Times New Roman" w:hAnsi="IRNazanin" w:cs="B Nazanin"/>
                <w:sz w:val="24"/>
                <w:szCs w:val="24"/>
                <w:rtl/>
                <w:lang w:bidi="fa-IR"/>
              </w:rPr>
            </w:pPr>
            <w:del w:id="1230" w:author="R" w:date="2026-05-30T15:24:00Z">
              <w:r w:rsidRPr="0032771B" w:rsidDel="004B5D1F">
                <w:rPr>
                  <w:rFonts w:ascii="IRNazanin" w:hAnsi="IRNazanin" w:cs="B Nazanin"/>
                  <w:rtl/>
                  <w:lang w:bidi="fa-IR"/>
                </w:rPr>
                <w:delText>۰</w:delText>
              </w:r>
            </w:del>
          </w:p>
        </w:tc>
        <w:tc>
          <w:tcPr>
            <w:tcW w:w="2266" w:type="dxa"/>
          </w:tcPr>
          <w:p w14:paraId="72633C7E" w14:textId="07607A01" w:rsidR="00741D6D" w:rsidRPr="0032771B" w:rsidDel="004B5D1F" w:rsidRDefault="00741D6D" w:rsidP="00462AF9">
            <w:pPr>
              <w:spacing w:after="100"/>
              <w:jc w:val="center"/>
              <w:cnfStyle w:val="000000100000" w:firstRow="0" w:lastRow="0" w:firstColumn="0" w:lastColumn="0" w:oddVBand="0" w:evenVBand="0" w:oddHBand="1" w:evenHBand="0" w:firstRowFirstColumn="0" w:firstRowLastColumn="0" w:lastRowFirstColumn="0" w:lastRowLastColumn="0"/>
              <w:rPr>
                <w:del w:id="1231" w:author="R" w:date="2026-05-30T15:24:00Z"/>
                <w:rFonts w:ascii="IRNazanin" w:eastAsia="Times New Roman" w:hAnsi="IRNazanin" w:cs="B Nazanin"/>
                <w:sz w:val="24"/>
                <w:szCs w:val="24"/>
                <w:rtl/>
                <w:lang w:bidi="fa-IR"/>
              </w:rPr>
            </w:pPr>
            <w:del w:id="1232" w:author="R" w:date="2026-05-30T15:24:00Z">
              <w:r w:rsidRPr="0032771B" w:rsidDel="004B5D1F">
                <w:rPr>
                  <w:rFonts w:ascii="IRNazanin" w:hAnsi="IRNazanin" w:cs="B Nazanin"/>
                  <w:rtl/>
                  <w:lang w:bidi="fa-IR"/>
                </w:rPr>
                <w:delText>۱۰۴</w:delText>
              </w:r>
            </w:del>
          </w:p>
        </w:tc>
      </w:tr>
      <w:tr w:rsidR="00741D6D" w:rsidRPr="0032771B" w:rsidDel="004B5D1F" w14:paraId="50E8685A" w14:textId="379F146D" w:rsidTr="00DF12DA">
        <w:trPr>
          <w:trHeight w:val="295"/>
          <w:jc w:val="center"/>
          <w:del w:id="1233"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091B194B" w14:textId="4C49C76C" w:rsidR="00741D6D" w:rsidRPr="0032771B" w:rsidDel="004B5D1F" w:rsidRDefault="00741D6D" w:rsidP="00462AF9">
            <w:pPr>
              <w:spacing w:after="100"/>
              <w:jc w:val="center"/>
              <w:rPr>
                <w:del w:id="1234" w:author="R" w:date="2026-05-30T15:24:00Z"/>
                <w:rFonts w:ascii="IRNazanin" w:eastAsia="Times New Roman" w:hAnsi="IRNazanin" w:cs="B Nazanin"/>
                <w:sz w:val="24"/>
                <w:szCs w:val="24"/>
                <w:rtl/>
                <w:lang w:bidi="fa-IR"/>
              </w:rPr>
            </w:pPr>
            <w:del w:id="1235" w:author="R" w:date="2026-05-30T15:24:00Z">
              <w:r w:rsidRPr="0032771B" w:rsidDel="004B5D1F">
                <w:rPr>
                  <w:rFonts w:ascii="IRNazanin" w:hAnsi="IRNazanin" w:cs="B Nazanin"/>
                  <w:rtl/>
                  <w:lang w:bidi="fa-IR"/>
                </w:rPr>
                <w:delText>۱۰</w:delText>
              </w:r>
            </w:del>
          </w:p>
        </w:tc>
        <w:tc>
          <w:tcPr>
            <w:tcW w:w="2266" w:type="dxa"/>
          </w:tcPr>
          <w:p w14:paraId="6FA61109" w14:textId="1CAD18DA" w:rsidR="00741D6D" w:rsidRPr="0032771B" w:rsidDel="004B5D1F" w:rsidRDefault="00741D6D" w:rsidP="00462AF9">
            <w:pPr>
              <w:spacing w:after="100"/>
              <w:jc w:val="center"/>
              <w:cnfStyle w:val="000000000000" w:firstRow="0" w:lastRow="0" w:firstColumn="0" w:lastColumn="0" w:oddVBand="0" w:evenVBand="0" w:oddHBand="0" w:evenHBand="0" w:firstRowFirstColumn="0" w:firstRowLastColumn="0" w:lastRowFirstColumn="0" w:lastRowLastColumn="0"/>
              <w:rPr>
                <w:del w:id="1236" w:author="R" w:date="2026-05-30T15:24:00Z"/>
                <w:rFonts w:ascii="IRNazanin" w:eastAsia="Times New Roman" w:hAnsi="IRNazanin" w:cs="B Nazanin"/>
                <w:sz w:val="24"/>
                <w:szCs w:val="24"/>
                <w:rtl/>
                <w:lang w:bidi="fa-IR"/>
              </w:rPr>
            </w:pPr>
            <w:del w:id="1237" w:author="R" w:date="2026-05-30T15:24:00Z">
              <w:r w:rsidRPr="0032771B" w:rsidDel="004B5D1F">
                <w:rPr>
                  <w:rFonts w:ascii="IRNazanin" w:hAnsi="IRNazanin" w:cs="B Nazanin"/>
                  <w:rtl/>
                  <w:lang w:bidi="fa-IR"/>
                </w:rPr>
                <w:delText>۹۴۴</w:delText>
              </w:r>
            </w:del>
          </w:p>
        </w:tc>
      </w:tr>
      <w:tr w:rsidR="00741D6D" w:rsidRPr="0032771B" w:rsidDel="004B5D1F" w14:paraId="55F1DC57" w14:textId="377CD4F0" w:rsidTr="00DF12DA">
        <w:trPr>
          <w:cnfStyle w:val="000000100000" w:firstRow="0" w:lastRow="0" w:firstColumn="0" w:lastColumn="0" w:oddVBand="0" w:evenVBand="0" w:oddHBand="1" w:evenHBand="0" w:firstRowFirstColumn="0" w:firstRowLastColumn="0" w:lastRowFirstColumn="0" w:lastRowLastColumn="0"/>
          <w:trHeight w:val="279"/>
          <w:jc w:val="center"/>
          <w:del w:id="1238"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7EF815B0" w14:textId="4F8DED33" w:rsidR="00741D6D" w:rsidRPr="0032771B" w:rsidDel="004B5D1F" w:rsidRDefault="00741D6D" w:rsidP="00462AF9">
            <w:pPr>
              <w:spacing w:after="100"/>
              <w:jc w:val="center"/>
              <w:rPr>
                <w:del w:id="1239" w:author="R" w:date="2026-05-30T15:24:00Z"/>
                <w:rFonts w:ascii="IRNazanin" w:eastAsia="Times New Roman" w:hAnsi="IRNazanin" w:cs="B Nazanin"/>
                <w:sz w:val="24"/>
                <w:szCs w:val="24"/>
                <w:rtl/>
                <w:lang w:bidi="fa-IR"/>
              </w:rPr>
            </w:pPr>
            <w:del w:id="1240" w:author="R" w:date="2026-05-30T15:24:00Z">
              <w:r w:rsidRPr="0032771B" w:rsidDel="004B5D1F">
                <w:rPr>
                  <w:rFonts w:ascii="IRNazanin" w:hAnsi="IRNazanin" w:cs="B Nazanin"/>
                  <w:rtl/>
                  <w:lang w:bidi="fa-IR"/>
                </w:rPr>
                <w:delText>۲۰</w:delText>
              </w:r>
            </w:del>
          </w:p>
        </w:tc>
        <w:tc>
          <w:tcPr>
            <w:tcW w:w="2266" w:type="dxa"/>
          </w:tcPr>
          <w:p w14:paraId="0E650EB5" w14:textId="0FFEA7EC" w:rsidR="00741D6D" w:rsidRPr="0032771B" w:rsidDel="004B5D1F" w:rsidRDefault="00741D6D" w:rsidP="00462AF9">
            <w:pPr>
              <w:spacing w:after="100"/>
              <w:jc w:val="center"/>
              <w:cnfStyle w:val="000000100000" w:firstRow="0" w:lastRow="0" w:firstColumn="0" w:lastColumn="0" w:oddVBand="0" w:evenVBand="0" w:oddHBand="1" w:evenHBand="0" w:firstRowFirstColumn="0" w:firstRowLastColumn="0" w:lastRowFirstColumn="0" w:lastRowLastColumn="0"/>
              <w:rPr>
                <w:del w:id="1241" w:author="R" w:date="2026-05-30T15:24:00Z"/>
                <w:rFonts w:ascii="IRNazanin" w:eastAsia="Times New Roman" w:hAnsi="IRNazanin" w:cs="B Nazanin"/>
                <w:sz w:val="24"/>
                <w:szCs w:val="24"/>
                <w:rtl/>
                <w:lang w:bidi="fa-IR"/>
              </w:rPr>
            </w:pPr>
            <w:del w:id="1242" w:author="R" w:date="2026-05-30T15:24:00Z">
              <w:r w:rsidRPr="0032771B" w:rsidDel="004B5D1F">
                <w:rPr>
                  <w:rFonts w:ascii="IRNazanin" w:hAnsi="IRNazanin" w:cs="B Nazanin"/>
                  <w:rtl/>
                  <w:lang w:bidi="fa-IR"/>
                </w:rPr>
                <w:delText>۷۹۵</w:delText>
              </w:r>
            </w:del>
          </w:p>
        </w:tc>
      </w:tr>
      <w:tr w:rsidR="00741D6D" w:rsidRPr="0032771B" w:rsidDel="004B5D1F" w14:paraId="4A77FEE0" w14:textId="4C941A1F" w:rsidTr="00DF12DA">
        <w:trPr>
          <w:trHeight w:val="295"/>
          <w:jc w:val="center"/>
          <w:del w:id="1243"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3A9EE45A" w14:textId="1EC6B132" w:rsidR="00741D6D" w:rsidRPr="0032771B" w:rsidDel="004B5D1F" w:rsidRDefault="00741D6D" w:rsidP="00462AF9">
            <w:pPr>
              <w:spacing w:after="100"/>
              <w:jc w:val="center"/>
              <w:rPr>
                <w:del w:id="1244" w:author="R" w:date="2026-05-30T15:24:00Z"/>
                <w:rFonts w:ascii="IRNazanin" w:eastAsia="Times New Roman" w:hAnsi="IRNazanin" w:cs="B Nazanin"/>
                <w:sz w:val="24"/>
                <w:szCs w:val="24"/>
                <w:rtl/>
                <w:lang w:bidi="fa-IR"/>
              </w:rPr>
            </w:pPr>
            <w:del w:id="1245" w:author="R" w:date="2026-05-30T15:24:00Z">
              <w:r w:rsidRPr="0032771B" w:rsidDel="004B5D1F">
                <w:rPr>
                  <w:rFonts w:ascii="IRNazanin" w:hAnsi="IRNazanin" w:cs="B Nazanin"/>
                  <w:rtl/>
                  <w:lang w:bidi="fa-IR"/>
                </w:rPr>
                <w:delText>۳۰</w:delText>
              </w:r>
            </w:del>
          </w:p>
        </w:tc>
        <w:tc>
          <w:tcPr>
            <w:tcW w:w="2266" w:type="dxa"/>
          </w:tcPr>
          <w:p w14:paraId="7CAB1600" w14:textId="59F9508D" w:rsidR="00741D6D" w:rsidRPr="0032771B" w:rsidDel="004B5D1F" w:rsidRDefault="00741D6D" w:rsidP="00462AF9">
            <w:pPr>
              <w:spacing w:after="100"/>
              <w:jc w:val="center"/>
              <w:cnfStyle w:val="000000000000" w:firstRow="0" w:lastRow="0" w:firstColumn="0" w:lastColumn="0" w:oddVBand="0" w:evenVBand="0" w:oddHBand="0" w:evenHBand="0" w:firstRowFirstColumn="0" w:firstRowLastColumn="0" w:lastRowFirstColumn="0" w:lastRowLastColumn="0"/>
              <w:rPr>
                <w:del w:id="1246" w:author="R" w:date="2026-05-30T15:24:00Z"/>
                <w:rFonts w:ascii="IRNazanin" w:eastAsia="Times New Roman" w:hAnsi="IRNazanin" w:cs="B Nazanin"/>
                <w:sz w:val="24"/>
                <w:szCs w:val="24"/>
                <w:rtl/>
                <w:lang w:bidi="fa-IR"/>
              </w:rPr>
            </w:pPr>
            <w:del w:id="1247" w:author="R" w:date="2026-05-30T15:24:00Z">
              <w:r w:rsidRPr="0032771B" w:rsidDel="004B5D1F">
                <w:rPr>
                  <w:rFonts w:ascii="IRNazanin" w:hAnsi="IRNazanin" w:cs="B Nazanin"/>
                  <w:rtl/>
                  <w:lang w:bidi="fa-IR"/>
                </w:rPr>
                <w:delText>۶۶۶</w:delText>
              </w:r>
            </w:del>
          </w:p>
        </w:tc>
      </w:tr>
      <w:tr w:rsidR="00741D6D" w:rsidRPr="0032771B" w:rsidDel="004B5D1F" w14:paraId="1BA8A498" w14:textId="67B47B02" w:rsidTr="00DF12DA">
        <w:trPr>
          <w:cnfStyle w:val="000000100000" w:firstRow="0" w:lastRow="0" w:firstColumn="0" w:lastColumn="0" w:oddVBand="0" w:evenVBand="0" w:oddHBand="1" w:evenHBand="0" w:firstRowFirstColumn="0" w:firstRowLastColumn="0" w:lastRowFirstColumn="0" w:lastRowLastColumn="0"/>
          <w:trHeight w:val="279"/>
          <w:jc w:val="center"/>
          <w:del w:id="1248"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7879C165" w14:textId="68753075" w:rsidR="00741D6D" w:rsidRPr="0032771B" w:rsidDel="004B5D1F" w:rsidRDefault="00741D6D" w:rsidP="00462AF9">
            <w:pPr>
              <w:spacing w:after="100"/>
              <w:jc w:val="center"/>
              <w:rPr>
                <w:del w:id="1249" w:author="R" w:date="2026-05-30T15:24:00Z"/>
                <w:rFonts w:ascii="IRNazanin" w:eastAsia="Times New Roman" w:hAnsi="IRNazanin" w:cs="B Nazanin"/>
                <w:sz w:val="24"/>
                <w:szCs w:val="24"/>
                <w:rtl/>
                <w:lang w:bidi="fa-IR"/>
              </w:rPr>
            </w:pPr>
            <w:del w:id="1250" w:author="R" w:date="2026-05-30T15:24:00Z">
              <w:r w:rsidRPr="0032771B" w:rsidDel="004B5D1F">
                <w:rPr>
                  <w:rFonts w:ascii="IRNazanin" w:hAnsi="IRNazanin" w:cs="B Nazanin"/>
                  <w:rtl/>
                  <w:lang w:bidi="fa-IR"/>
                </w:rPr>
                <w:delText>۴۰</w:delText>
              </w:r>
            </w:del>
          </w:p>
        </w:tc>
        <w:tc>
          <w:tcPr>
            <w:tcW w:w="2266" w:type="dxa"/>
          </w:tcPr>
          <w:p w14:paraId="71FD40B7" w14:textId="53EDDFED" w:rsidR="00741D6D" w:rsidRPr="0032771B" w:rsidDel="004B5D1F" w:rsidRDefault="00741D6D" w:rsidP="00462AF9">
            <w:pPr>
              <w:spacing w:after="100"/>
              <w:jc w:val="center"/>
              <w:cnfStyle w:val="000000100000" w:firstRow="0" w:lastRow="0" w:firstColumn="0" w:lastColumn="0" w:oddVBand="0" w:evenVBand="0" w:oddHBand="1" w:evenHBand="0" w:firstRowFirstColumn="0" w:firstRowLastColumn="0" w:lastRowFirstColumn="0" w:lastRowLastColumn="0"/>
              <w:rPr>
                <w:del w:id="1251" w:author="R" w:date="2026-05-30T15:24:00Z"/>
                <w:rFonts w:ascii="IRNazanin" w:eastAsia="Times New Roman" w:hAnsi="IRNazanin" w:cs="B Nazanin"/>
                <w:sz w:val="24"/>
                <w:szCs w:val="24"/>
                <w:rtl/>
                <w:lang w:bidi="fa-IR"/>
              </w:rPr>
            </w:pPr>
            <w:del w:id="1252" w:author="R" w:date="2026-05-30T15:24:00Z">
              <w:r w:rsidRPr="0032771B" w:rsidDel="004B5D1F">
                <w:rPr>
                  <w:rFonts w:ascii="IRNazanin" w:hAnsi="IRNazanin" w:cs="B Nazanin"/>
                  <w:rtl/>
                  <w:lang w:bidi="fa-IR"/>
                </w:rPr>
                <w:delText>۵۴۳</w:delText>
              </w:r>
            </w:del>
          </w:p>
        </w:tc>
      </w:tr>
      <w:tr w:rsidR="00741D6D" w:rsidRPr="0032771B" w:rsidDel="004B5D1F" w14:paraId="39B2E703" w14:textId="14ACE6A3" w:rsidTr="00DF12DA">
        <w:trPr>
          <w:trHeight w:val="295"/>
          <w:jc w:val="center"/>
          <w:del w:id="1253"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2FBF154A" w14:textId="58CDCB43" w:rsidR="00741D6D" w:rsidRPr="0032771B" w:rsidDel="004B5D1F" w:rsidRDefault="00741D6D" w:rsidP="00462AF9">
            <w:pPr>
              <w:spacing w:after="100"/>
              <w:jc w:val="center"/>
              <w:rPr>
                <w:del w:id="1254" w:author="R" w:date="2026-05-30T15:24:00Z"/>
                <w:rFonts w:ascii="IRNazanin" w:eastAsia="Times New Roman" w:hAnsi="IRNazanin" w:cs="B Nazanin"/>
                <w:sz w:val="24"/>
                <w:szCs w:val="24"/>
                <w:rtl/>
                <w:lang w:bidi="fa-IR"/>
              </w:rPr>
            </w:pPr>
            <w:del w:id="1255" w:author="R" w:date="2026-05-30T15:24:00Z">
              <w:r w:rsidRPr="0032771B" w:rsidDel="004B5D1F">
                <w:rPr>
                  <w:rFonts w:ascii="IRNazanin" w:hAnsi="IRNazanin" w:cs="B Nazanin"/>
                  <w:rtl/>
                  <w:lang w:bidi="fa-IR"/>
                </w:rPr>
                <w:delText>۵۰</w:delText>
              </w:r>
            </w:del>
          </w:p>
        </w:tc>
        <w:tc>
          <w:tcPr>
            <w:tcW w:w="2266" w:type="dxa"/>
          </w:tcPr>
          <w:p w14:paraId="50A088F4" w14:textId="763CC70B" w:rsidR="00741D6D" w:rsidRPr="0032771B" w:rsidDel="004B5D1F" w:rsidRDefault="00741D6D" w:rsidP="00462AF9">
            <w:pPr>
              <w:spacing w:after="100"/>
              <w:jc w:val="center"/>
              <w:cnfStyle w:val="000000000000" w:firstRow="0" w:lastRow="0" w:firstColumn="0" w:lastColumn="0" w:oddVBand="0" w:evenVBand="0" w:oddHBand="0" w:evenHBand="0" w:firstRowFirstColumn="0" w:firstRowLastColumn="0" w:lastRowFirstColumn="0" w:lastRowLastColumn="0"/>
              <w:rPr>
                <w:del w:id="1256" w:author="R" w:date="2026-05-30T15:24:00Z"/>
                <w:rFonts w:ascii="IRNazanin" w:eastAsia="Times New Roman" w:hAnsi="IRNazanin" w:cs="B Nazanin"/>
                <w:sz w:val="24"/>
                <w:szCs w:val="24"/>
                <w:rtl/>
                <w:lang w:bidi="fa-IR"/>
              </w:rPr>
            </w:pPr>
            <w:del w:id="1257" w:author="R" w:date="2026-05-30T15:24:00Z">
              <w:r w:rsidRPr="0032771B" w:rsidDel="004B5D1F">
                <w:rPr>
                  <w:rFonts w:ascii="IRNazanin" w:hAnsi="IRNazanin" w:cs="B Nazanin"/>
                  <w:rtl/>
                  <w:lang w:bidi="fa-IR"/>
                </w:rPr>
                <w:delText>۴۱۹</w:delText>
              </w:r>
            </w:del>
          </w:p>
        </w:tc>
      </w:tr>
      <w:tr w:rsidR="00741D6D" w:rsidRPr="0032771B" w:rsidDel="004B5D1F" w14:paraId="722A478F" w14:textId="13346A06" w:rsidTr="00DF12DA">
        <w:trPr>
          <w:cnfStyle w:val="000000100000" w:firstRow="0" w:lastRow="0" w:firstColumn="0" w:lastColumn="0" w:oddVBand="0" w:evenVBand="0" w:oddHBand="1" w:evenHBand="0" w:firstRowFirstColumn="0" w:firstRowLastColumn="0" w:lastRowFirstColumn="0" w:lastRowLastColumn="0"/>
          <w:trHeight w:val="295"/>
          <w:jc w:val="center"/>
          <w:del w:id="1258"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1F5526EC" w14:textId="76FB0212" w:rsidR="00741D6D" w:rsidRPr="0032771B" w:rsidDel="004B5D1F" w:rsidRDefault="00741D6D" w:rsidP="00462AF9">
            <w:pPr>
              <w:spacing w:after="100"/>
              <w:jc w:val="center"/>
              <w:rPr>
                <w:del w:id="1259" w:author="R" w:date="2026-05-30T15:24:00Z"/>
                <w:rFonts w:ascii="IRNazanin" w:eastAsia="Times New Roman" w:hAnsi="IRNazanin" w:cs="B Nazanin"/>
                <w:sz w:val="24"/>
                <w:szCs w:val="24"/>
                <w:rtl/>
                <w:lang w:bidi="fa-IR"/>
              </w:rPr>
            </w:pPr>
            <w:del w:id="1260" w:author="R" w:date="2026-05-30T15:24:00Z">
              <w:r w:rsidRPr="0032771B" w:rsidDel="004B5D1F">
                <w:rPr>
                  <w:rFonts w:ascii="IRNazanin" w:hAnsi="IRNazanin" w:cs="B Nazanin"/>
                  <w:rtl/>
                  <w:lang w:bidi="fa-IR"/>
                </w:rPr>
                <w:delText>۶۰</w:delText>
              </w:r>
            </w:del>
          </w:p>
        </w:tc>
        <w:tc>
          <w:tcPr>
            <w:tcW w:w="2266" w:type="dxa"/>
          </w:tcPr>
          <w:p w14:paraId="20C2F47E" w14:textId="7E72BFC8" w:rsidR="00741D6D" w:rsidRPr="0032771B" w:rsidDel="004B5D1F" w:rsidRDefault="00741D6D" w:rsidP="00462AF9">
            <w:pPr>
              <w:spacing w:after="100"/>
              <w:jc w:val="center"/>
              <w:cnfStyle w:val="000000100000" w:firstRow="0" w:lastRow="0" w:firstColumn="0" w:lastColumn="0" w:oddVBand="0" w:evenVBand="0" w:oddHBand="1" w:evenHBand="0" w:firstRowFirstColumn="0" w:firstRowLastColumn="0" w:lastRowFirstColumn="0" w:lastRowLastColumn="0"/>
              <w:rPr>
                <w:del w:id="1261" w:author="R" w:date="2026-05-30T15:24:00Z"/>
                <w:rFonts w:ascii="IRNazanin" w:eastAsia="Times New Roman" w:hAnsi="IRNazanin" w:cs="B Nazanin"/>
                <w:sz w:val="24"/>
                <w:szCs w:val="24"/>
                <w:rtl/>
                <w:lang w:bidi="fa-IR"/>
              </w:rPr>
            </w:pPr>
            <w:del w:id="1262" w:author="R" w:date="2026-05-30T15:24:00Z">
              <w:r w:rsidRPr="0032771B" w:rsidDel="004B5D1F">
                <w:rPr>
                  <w:rFonts w:ascii="IRNazanin" w:hAnsi="IRNazanin" w:cs="B Nazanin"/>
                  <w:rtl/>
                  <w:lang w:bidi="fa-IR"/>
                </w:rPr>
                <w:delText>۳۲۲</w:delText>
              </w:r>
            </w:del>
          </w:p>
        </w:tc>
      </w:tr>
      <w:tr w:rsidR="00741D6D" w:rsidRPr="0032771B" w:rsidDel="004B5D1F" w14:paraId="336D1073" w14:textId="5751F4FE" w:rsidTr="00DF12DA">
        <w:trPr>
          <w:trHeight w:val="279"/>
          <w:jc w:val="center"/>
          <w:del w:id="1263"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5B082538" w14:textId="50E245F1" w:rsidR="00741D6D" w:rsidRPr="0032771B" w:rsidDel="004B5D1F" w:rsidRDefault="00741D6D" w:rsidP="00462AF9">
            <w:pPr>
              <w:spacing w:after="100"/>
              <w:jc w:val="center"/>
              <w:rPr>
                <w:del w:id="1264" w:author="R" w:date="2026-05-30T15:24:00Z"/>
                <w:rFonts w:ascii="IRNazanin" w:eastAsia="Times New Roman" w:hAnsi="IRNazanin" w:cs="B Nazanin"/>
                <w:sz w:val="24"/>
                <w:szCs w:val="24"/>
                <w:rtl/>
                <w:lang w:bidi="fa-IR"/>
              </w:rPr>
            </w:pPr>
            <w:del w:id="1265" w:author="R" w:date="2026-05-30T15:24:00Z">
              <w:r w:rsidRPr="0032771B" w:rsidDel="004B5D1F">
                <w:rPr>
                  <w:rFonts w:ascii="IRNazanin" w:hAnsi="IRNazanin" w:cs="B Nazanin"/>
                  <w:rtl/>
                  <w:lang w:bidi="fa-IR"/>
                </w:rPr>
                <w:delText>۷۰</w:delText>
              </w:r>
            </w:del>
          </w:p>
        </w:tc>
        <w:tc>
          <w:tcPr>
            <w:tcW w:w="2266" w:type="dxa"/>
          </w:tcPr>
          <w:p w14:paraId="6288C150" w14:textId="4D47D20C" w:rsidR="00741D6D" w:rsidRPr="0032771B" w:rsidDel="004B5D1F" w:rsidRDefault="00741D6D" w:rsidP="00462AF9">
            <w:pPr>
              <w:spacing w:after="100"/>
              <w:jc w:val="center"/>
              <w:cnfStyle w:val="000000000000" w:firstRow="0" w:lastRow="0" w:firstColumn="0" w:lastColumn="0" w:oddVBand="0" w:evenVBand="0" w:oddHBand="0" w:evenHBand="0" w:firstRowFirstColumn="0" w:firstRowLastColumn="0" w:lastRowFirstColumn="0" w:lastRowLastColumn="0"/>
              <w:rPr>
                <w:del w:id="1266" w:author="R" w:date="2026-05-30T15:24:00Z"/>
                <w:rFonts w:ascii="IRNazanin" w:eastAsia="Times New Roman" w:hAnsi="IRNazanin" w:cs="B Nazanin"/>
                <w:sz w:val="24"/>
                <w:szCs w:val="24"/>
                <w:rtl/>
                <w:lang w:bidi="fa-IR"/>
              </w:rPr>
            </w:pPr>
            <w:del w:id="1267" w:author="R" w:date="2026-05-30T15:24:00Z">
              <w:r w:rsidRPr="0032771B" w:rsidDel="004B5D1F">
                <w:rPr>
                  <w:rFonts w:ascii="IRNazanin" w:hAnsi="IRNazanin" w:cs="B Nazanin"/>
                  <w:rtl/>
                  <w:lang w:bidi="fa-IR"/>
                </w:rPr>
                <w:delText>۲۳۹</w:delText>
              </w:r>
            </w:del>
          </w:p>
        </w:tc>
      </w:tr>
      <w:tr w:rsidR="00741D6D" w:rsidRPr="0032771B" w:rsidDel="004B5D1F" w14:paraId="39D2D484" w14:textId="1E1DEC20" w:rsidTr="00DF12DA">
        <w:trPr>
          <w:cnfStyle w:val="000000100000" w:firstRow="0" w:lastRow="0" w:firstColumn="0" w:lastColumn="0" w:oddVBand="0" w:evenVBand="0" w:oddHBand="1" w:evenHBand="0" w:firstRowFirstColumn="0" w:firstRowLastColumn="0" w:lastRowFirstColumn="0" w:lastRowLastColumn="0"/>
          <w:trHeight w:val="295"/>
          <w:jc w:val="center"/>
          <w:del w:id="1268"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7A1CE550" w14:textId="2A2744EC" w:rsidR="00741D6D" w:rsidRPr="0032771B" w:rsidDel="004B5D1F" w:rsidRDefault="00741D6D" w:rsidP="00462AF9">
            <w:pPr>
              <w:spacing w:after="100"/>
              <w:jc w:val="center"/>
              <w:rPr>
                <w:del w:id="1269" w:author="R" w:date="2026-05-30T15:24:00Z"/>
                <w:rFonts w:ascii="IRNazanin" w:eastAsia="Times New Roman" w:hAnsi="IRNazanin" w:cs="B Nazanin"/>
                <w:sz w:val="24"/>
                <w:szCs w:val="24"/>
                <w:rtl/>
                <w:lang w:bidi="fa-IR"/>
              </w:rPr>
            </w:pPr>
            <w:del w:id="1270" w:author="R" w:date="2026-05-30T15:24:00Z">
              <w:r w:rsidRPr="0032771B" w:rsidDel="004B5D1F">
                <w:rPr>
                  <w:rFonts w:ascii="IRNazanin" w:hAnsi="IRNazanin" w:cs="B Nazanin"/>
                  <w:rtl/>
                  <w:lang w:bidi="fa-IR"/>
                </w:rPr>
                <w:delText>۸۰</w:delText>
              </w:r>
            </w:del>
          </w:p>
        </w:tc>
        <w:tc>
          <w:tcPr>
            <w:tcW w:w="2266" w:type="dxa"/>
          </w:tcPr>
          <w:p w14:paraId="41963096" w14:textId="71F6A4D1" w:rsidR="00741D6D" w:rsidRPr="0032771B" w:rsidDel="004B5D1F" w:rsidRDefault="00741D6D" w:rsidP="00462AF9">
            <w:pPr>
              <w:spacing w:after="100"/>
              <w:jc w:val="center"/>
              <w:cnfStyle w:val="000000100000" w:firstRow="0" w:lastRow="0" w:firstColumn="0" w:lastColumn="0" w:oddVBand="0" w:evenVBand="0" w:oddHBand="1" w:evenHBand="0" w:firstRowFirstColumn="0" w:firstRowLastColumn="0" w:lastRowFirstColumn="0" w:lastRowLastColumn="0"/>
              <w:rPr>
                <w:del w:id="1271" w:author="R" w:date="2026-05-30T15:24:00Z"/>
                <w:rFonts w:ascii="IRNazanin" w:eastAsia="Times New Roman" w:hAnsi="IRNazanin" w:cs="B Nazanin"/>
                <w:sz w:val="24"/>
                <w:szCs w:val="24"/>
                <w:rtl/>
                <w:lang w:bidi="fa-IR"/>
              </w:rPr>
            </w:pPr>
            <w:del w:id="1272" w:author="R" w:date="2026-05-30T15:24:00Z">
              <w:r w:rsidRPr="0032771B" w:rsidDel="004B5D1F">
                <w:rPr>
                  <w:rFonts w:ascii="IRNazanin" w:hAnsi="IRNazanin" w:cs="B Nazanin"/>
                  <w:rtl/>
                  <w:lang w:bidi="fa-IR"/>
                </w:rPr>
                <w:delText>۱۶۲</w:delText>
              </w:r>
            </w:del>
          </w:p>
        </w:tc>
      </w:tr>
      <w:tr w:rsidR="00741D6D" w:rsidRPr="0032771B" w:rsidDel="004B5D1F" w14:paraId="3720250F" w14:textId="029AD160" w:rsidTr="00DF12DA">
        <w:trPr>
          <w:trHeight w:val="279"/>
          <w:jc w:val="center"/>
          <w:del w:id="1273" w:author="R" w:date="2026-05-30T15:24:00Z"/>
        </w:trPr>
        <w:tc>
          <w:tcPr>
            <w:cnfStyle w:val="001000000000" w:firstRow="0" w:lastRow="0" w:firstColumn="1" w:lastColumn="0" w:oddVBand="0" w:evenVBand="0" w:oddHBand="0" w:evenHBand="0" w:firstRowFirstColumn="0" w:firstRowLastColumn="0" w:lastRowFirstColumn="0" w:lastRowLastColumn="0"/>
            <w:tcW w:w="2266" w:type="dxa"/>
          </w:tcPr>
          <w:p w14:paraId="682FA69D" w14:textId="5BD790E8" w:rsidR="00741D6D" w:rsidRPr="0032771B" w:rsidDel="004B5D1F" w:rsidRDefault="00741D6D" w:rsidP="00462AF9">
            <w:pPr>
              <w:spacing w:after="100"/>
              <w:jc w:val="center"/>
              <w:rPr>
                <w:del w:id="1274" w:author="R" w:date="2026-05-30T15:24:00Z"/>
                <w:rFonts w:ascii="IRNazanin" w:eastAsia="Times New Roman" w:hAnsi="IRNazanin" w:cs="B Nazanin"/>
                <w:sz w:val="24"/>
                <w:szCs w:val="24"/>
                <w:rtl/>
                <w:lang w:bidi="fa-IR"/>
              </w:rPr>
            </w:pPr>
            <w:del w:id="1275" w:author="R" w:date="2026-05-30T15:24:00Z">
              <w:r w:rsidRPr="0032771B" w:rsidDel="004B5D1F">
                <w:rPr>
                  <w:rFonts w:ascii="IRNazanin" w:hAnsi="IRNazanin" w:cs="B Nazanin"/>
                  <w:rtl/>
                  <w:lang w:bidi="fa-IR"/>
                </w:rPr>
                <w:delText>۹۰</w:delText>
              </w:r>
            </w:del>
          </w:p>
        </w:tc>
        <w:tc>
          <w:tcPr>
            <w:tcW w:w="2266" w:type="dxa"/>
          </w:tcPr>
          <w:p w14:paraId="0717CD00" w14:textId="4089D41A" w:rsidR="00741D6D" w:rsidRPr="0032771B" w:rsidDel="004B5D1F" w:rsidRDefault="00741D6D" w:rsidP="00462AF9">
            <w:pPr>
              <w:spacing w:after="100"/>
              <w:jc w:val="center"/>
              <w:cnfStyle w:val="000000000000" w:firstRow="0" w:lastRow="0" w:firstColumn="0" w:lastColumn="0" w:oddVBand="0" w:evenVBand="0" w:oddHBand="0" w:evenHBand="0" w:firstRowFirstColumn="0" w:firstRowLastColumn="0" w:lastRowFirstColumn="0" w:lastRowLastColumn="0"/>
              <w:rPr>
                <w:del w:id="1276" w:author="R" w:date="2026-05-30T15:24:00Z"/>
                <w:rFonts w:ascii="IRNazanin" w:eastAsia="Times New Roman" w:hAnsi="IRNazanin" w:cs="B Nazanin"/>
                <w:sz w:val="24"/>
                <w:szCs w:val="24"/>
                <w:rtl/>
                <w:lang w:bidi="fa-IR"/>
              </w:rPr>
            </w:pPr>
            <w:del w:id="1277" w:author="R" w:date="2026-05-30T15:24:00Z">
              <w:r w:rsidRPr="0032771B" w:rsidDel="004B5D1F">
                <w:rPr>
                  <w:rFonts w:ascii="IRNazanin" w:hAnsi="IRNazanin" w:cs="B Nazanin"/>
                  <w:rtl/>
                  <w:lang w:bidi="fa-IR"/>
                </w:rPr>
                <w:delText>۷۷</w:delText>
              </w:r>
            </w:del>
          </w:p>
        </w:tc>
      </w:tr>
    </w:tbl>
    <w:p w14:paraId="3F5B12E5" w14:textId="06C624BE" w:rsidR="00741D6D" w:rsidRPr="0032771B" w:rsidDel="004B5D1F" w:rsidRDefault="00741D6D" w:rsidP="00462AF9">
      <w:pPr>
        <w:spacing w:line="240" w:lineRule="auto"/>
        <w:rPr>
          <w:del w:id="1278" w:author="R" w:date="2026-05-30T15:25:00Z"/>
          <w:rFonts w:ascii="IRNazanin" w:eastAsia="Times New Roman" w:hAnsi="IRNazanin" w:cs="B Nazanin"/>
          <w:sz w:val="24"/>
          <w:szCs w:val="24"/>
          <w:lang w:bidi="fa-IR"/>
        </w:rPr>
      </w:pPr>
    </w:p>
    <w:p w14:paraId="4AB8977D" w14:textId="3A59F3DB" w:rsidR="004B4140" w:rsidRPr="00E77F89" w:rsidDel="004B5D1F" w:rsidRDefault="004B4140" w:rsidP="00254142">
      <w:pPr>
        <w:contextualSpacing/>
        <w:rPr>
          <w:del w:id="1279" w:author="R" w:date="2026-05-30T15:25:00Z"/>
          <w:rFonts w:ascii="IRNazanin" w:eastAsia="Times New Roman" w:hAnsi="IRNazanin" w:cs="B Nazanin"/>
          <w:sz w:val="24"/>
          <w:szCs w:val="24"/>
          <w:rtl/>
          <w:lang w:bidi="fa-IR"/>
        </w:rPr>
      </w:pPr>
      <w:del w:id="1280" w:author="R" w:date="2026-05-30T15:25:00Z">
        <w:r w:rsidRPr="00E77F89" w:rsidDel="004B5D1F">
          <w:rPr>
            <w:rFonts w:ascii="IRNazanin" w:eastAsia="Times New Roman" w:hAnsi="IRNazanin" w:cs="B Nazanin"/>
            <w:sz w:val="24"/>
            <w:szCs w:val="24"/>
            <w:rtl/>
            <w:lang w:bidi="fa-IR"/>
          </w:rPr>
          <w:delText xml:space="preserve">جدول </w:delText>
        </w:r>
        <w:r w:rsidR="00741D6D" w:rsidRPr="00E77F89" w:rsidDel="004B5D1F">
          <w:rPr>
            <w:rFonts w:ascii="IRNazanin" w:eastAsia="Times New Roman" w:hAnsi="IRNazanin" w:cs="B Nazanin"/>
            <w:sz w:val="24"/>
            <w:szCs w:val="24"/>
            <w:lang w:bidi="fa-IR"/>
          </w:rPr>
          <w:delText>7</w:delText>
        </w:r>
        <w:r w:rsidRPr="00E77F89" w:rsidDel="004B5D1F">
          <w:rPr>
            <w:rFonts w:ascii="IRNazanin" w:eastAsia="Times New Roman" w:hAnsi="IRNazanin" w:cs="B Nazanin"/>
            <w:sz w:val="24"/>
            <w:szCs w:val="24"/>
            <w:rtl/>
            <w:lang w:bidi="fa-IR"/>
          </w:rPr>
          <w:delText xml:space="preserve"> ، نشان می دهد بیش از چند درصد از داده‌های هر شناسه  </w:delText>
        </w:r>
        <w:r w:rsidR="00741D6D" w:rsidRPr="00E77F89" w:rsidDel="004B5D1F">
          <w:rPr>
            <w:rFonts w:ascii="IRNazanin" w:eastAsia="Times New Roman" w:hAnsi="IRNazanin" w:cs="B Nazanin" w:hint="cs"/>
            <w:sz w:val="24"/>
            <w:szCs w:val="24"/>
            <w:rtl/>
            <w:lang w:bidi="fa-IR"/>
          </w:rPr>
          <w:delText>صفر</w:delText>
        </w:r>
        <w:r w:rsidRPr="00E77F89" w:rsidDel="004B5D1F">
          <w:rPr>
            <w:rFonts w:ascii="IRNazanin" w:eastAsia="Times New Roman" w:hAnsi="IRNazanin" w:cs="B Nazanin"/>
            <w:sz w:val="24"/>
            <w:szCs w:val="24"/>
            <w:rtl/>
            <w:lang w:bidi="fa-IR"/>
          </w:rPr>
          <w:delText xml:space="preserve"> است. البته برای درصد صفر ، نشان می‌دهد دقیقا چند شناسه از داده‌ها فاقد داده </w:delText>
        </w:r>
        <w:r w:rsidR="00741D6D" w:rsidRPr="00E77F89" w:rsidDel="004B5D1F">
          <w:rPr>
            <w:rFonts w:ascii="IRNazanin" w:eastAsia="Times New Roman" w:hAnsi="IRNazanin" w:cs="B Nazanin" w:hint="cs"/>
            <w:sz w:val="24"/>
            <w:szCs w:val="24"/>
            <w:rtl/>
            <w:lang w:bidi="fa-IR"/>
          </w:rPr>
          <w:delText>صفراند</w:delText>
        </w:r>
        <w:r w:rsidRPr="00E77F89" w:rsidDel="004B5D1F">
          <w:rPr>
            <w:rFonts w:ascii="IRNazanin" w:eastAsia="Times New Roman" w:hAnsi="IRNazanin" w:cs="B Nazanin"/>
            <w:sz w:val="24"/>
            <w:szCs w:val="24"/>
            <w:rtl/>
            <w:lang w:bidi="fa-IR"/>
          </w:rPr>
          <w:delText xml:space="preserve">. مثلا در مثال فوق، </w:delText>
        </w:r>
        <w:r w:rsidR="00741D6D" w:rsidRPr="00E77F89" w:rsidDel="004B5D1F">
          <w:rPr>
            <w:rFonts w:ascii="IRNazanin" w:eastAsia="Times New Roman" w:hAnsi="IRNazanin" w:cs="B Nazanin" w:hint="cs"/>
            <w:sz w:val="24"/>
            <w:szCs w:val="24"/>
            <w:rtl/>
            <w:lang w:bidi="fa-IR"/>
          </w:rPr>
          <w:delText xml:space="preserve">104 </w:delText>
        </w:r>
        <w:r w:rsidRPr="00E77F89" w:rsidDel="004B5D1F">
          <w:rPr>
            <w:rFonts w:ascii="IRNazanin" w:eastAsia="Times New Roman" w:hAnsi="IRNazanin" w:cs="B Nazanin"/>
            <w:sz w:val="24"/>
            <w:szCs w:val="24"/>
            <w:rtl/>
            <w:lang w:bidi="fa-IR"/>
          </w:rPr>
          <w:delText xml:space="preserve">شناسه داریم که هیچ داده گمشده‌ای ندارند. </w:delText>
        </w:r>
        <w:r w:rsidR="007D0A45" w:rsidRPr="00E77F89" w:rsidDel="004B5D1F">
          <w:rPr>
            <w:rFonts w:ascii="IRNazanin" w:eastAsia="Times New Roman" w:hAnsi="IRNazanin" w:cs="B Nazanin" w:hint="cs"/>
            <w:sz w:val="24"/>
            <w:szCs w:val="24"/>
            <w:rtl/>
            <w:lang w:bidi="fa-IR"/>
          </w:rPr>
          <w:delText xml:space="preserve">این نشان می دهد اکثر شناسه ها داده صفر ارسال می کنند. </w:delText>
        </w:r>
      </w:del>
    </w:p>
    <w:p w14:paraId="269865E9" w14:textId="05CF7C3D" w:rsidR="004B4140" w:rsidRPr="00E77F89" w:rsidDel="004B5D1F" w:rsidRDefault="004B4140" w:rsidP="00254142">
      <w:pPr>
        <w:contextualSpacing/>
        <w:rPr>
          <w:del w:id="1281" w:author="R" w:date="2026-05-30T15:25:00Z"/>
          <w:rFonts w:ascii="IRNazanin" w:eastAsia="Times New Roman" w:hAnsi="IRNazanin" w:cs="B Nazanin"/>
          <w:sz w:val="24"/>
          <w:szCs w:val="24"/>
          <w:rtl/>
          <w:lang w:bidi="fa-IR"/>
        </w:rPr>
      </w:pPr>
      <w:del w:id="1282" w:author="R" w:date="2026-05-30T15:25:00Z">
        <w:r w:rsidRPr="00E77F89" w:rsidDel="004B5D1F">
          <w:rPr>
            <w:rFonts w:ascii="IRNazanin" w:eastAsia="Times New Roman" w:hAnsi="IRNazanin" w:cs="B Nazanin"/>
            <w:sz w:val="24"/>
            <w:szCs w:val="24"/>
            <w:rtl/>
            <w:lang w:bidi="fa-IR"/>
          </w:rPr>
          <w:delText xml:space="preserve">تا اینجا تعداد داده‌های </w:delText>
        </w:r>
        <w:r w:rsidR="000377BD" w:rsidRPr="00E77F89" w:rsidDel="004B5D1F">
          <w:rPr>
            <w:rFonts w:ascii="IRNazanin" w:eastAsia="Times New Roman" w:hAnsi="IRNazanin" w:cs="B Nazanin" w:hint="cs"/>
            <w:sz w:val="24"/>
            <w:szCs w:val="24"/>
            <w:rtl/>
            <w:lang w:bidi="fa-IR"/>
          </w:rPr>
          <w:delText>منفی</w:delText>
        </w:r>
        <w:r w:rsidRPr="00E77F89" w:rsidDel="004B5D1F">
          <w:rPr>
            <w:rFonts w:ascii="IRNazanin" w:eastAsia="Times New Roman" w:hAnsi="IRNazanin" w:cs="B Nazanin"/>
            <w:sz w:val="24"/>
            <w:szCs w:val="24"/>
            <w:rtl/>
            <w:lang w:bidi="fa-IR"/>
          </w:rPr>
          <w:delText xml:space="preserve"> بررسی شد. از اینجا به بعد وارد بررسی روند داده‌های </w:delText>
        </w:r>
        <w:r w:rsidR="007D0A45" w:rsidRPr="00E77F89" w:rsidDel="004B5D1F">
          <w:rPr>
            <w:rFonts w:ascii="IRNazanin" w:eastAsia="Times New Roman" w:hAnsi="IRNazanin" w:cs="B Nazanin" w:hint="cs"/>
            <w:sz w:val="24"/>
            <w:szCs w:val="24"/>
            <w:rtl/>
            <w:lang w:bidi="fa-IR"/>
          </w:rPr>
          <w:delText>صفر</w:delText>
        </w:r>
        <w:r w:rsidR="007D0A45" w:rsidRPr="00E77F89" w:rsidDel="004B5D1F">
          <w:rPr>
            <w:rFonts w:ascii="IRNazanin" w:eastAsia="Times New Roman" w:hAnsi="IRNazanin" w:cs="B Nazanin"/>
            <w:sz w:val="24"/>
            <w:szCs w:val="24"/>
            <w:rtl/>
            <w:lang w:bidi="fa-IR"/>
          </w:rPr>
          <w:delText xml:space="preserve"> </w:delText>
        </w:r>
        <w:r w:rsidRPr="00E77F89" w:rsidDel="004B5D1F">
          <w:rPr>
            <w:rFonts w:ascii="IRNazanin" w:eastAsia="Times New Roman" w:hAnsi="IRNazanin" w:cs="B Nazanin"/>
            <w:sz w:val="24"/>
            <w:szCs w:val="24"/>
            <w:rtl/>
            <w:lang w:bidi="fa-IR"/>
          </w:rPr>
          <w:delText xml:space="preserve">می شویم. </w:delText>
        </w:r>
      </w:del>
    </w:p>
    <w:p w14:paraId="2987D0A8" w14:textId="77777777" w:rsidR="004B5D1F" w:rsidRDefault="004B4140" w:rsidP="00732382">
      <w:pPr>
        <w:keepNext/>
        <w:jc w:val="center"/>
        <w:rPr>
          <w:ins w:id="1283" w:author="R" w:date="2026-05-30T15:29:00Z"/>
        </w:rPr>
      </w:pPr>
      <w:r w:rsidRPr="0032771B">
        <w:rPr>
          <w:rFonts w:ascii="IRNazanin" w:eastAsia="Times New Roman" w:hAnsi="IRNazanin" w:cs="B Nazanin"/>
          <w:noProof/>
          <w:sz w:val="24"/>
          <w:szCs w:val="24"/>
          <w:rtl/>
          <w:lang w:val="fa-IR" w:bidi="fa-IR"/>
        </w:rPr>
        <w:drawing>
          <wp:inline distT="0" distB="0" distL="0" distR="0" wp14:anchorId="66637AF8" wp14:editId="3ADAB0C2">
            <wp:extent cx="5943341" cy="4457505"/>
            <wp:effectExtent l="0" t="0" r="635" b="635"/>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5943341" cy="4457505"/>
                    </a:xfrm>
                    <a:prstGeom prst="rect">
                      <a:avLst/>
                    </a:prstGeom>
                  </pic:spPr>
                </pic:pic>
              </a:graphicData>
            </a:graphic>
          </wp:inline>
        </w:drawing>
      </w:r>
    </w:p>
    <w:p w14:paraId="319C97A9" w14:textId="4BA022DB" w:rsidR="004B5D1F" w:rsidRPr="004B5D1F" w:rsidRDefault="004B5D1F">
      <w:pPr>
        <w:pStyle w:val="Caption"/>
        <w:jc w:val="center"/>
        <w:rPr>
          <w:ins w:id="1284" w:author="R" w:date="2026-05-30T15:28:00Z"/>
          <w:rFonts w:cs="B Nazanin"/>
          <w:rPrChange w:id="1285" w:author="R" w:date="2026-05-30T15:29:00Z">
            <w:rPr>
              <w:ins w:id="1286" w:author="R" w:date="2026-05-30T15:28:00Z"/>
            </w:rPr>
          </w:rPrChange>
        </w:rPr>
        <w:pPrChange w:id="1287" w:author="R" w:date="2026-05-30T15:29:00Z">
          <w:pPr>
            <w:jc w:val="center"/>
          </w:pPr>
        </w:pPrChange>
      </w:pPr>
      <w:bookmarkStart w:id="1288" w:name="_Ref231047420"/>
      <w:bookmarkStart w:id="1289" w:name="_Toc231047638"/>
      <w:ins w:id="1290" w:author="R" w:date="2026-05-30T15:29:00Z">
        <w:r w:rsidRPr="004B5D1F">
          <w:rPr>
            <w:rFonts w:cs="B Nazanin" w:hint="eastAsia"/>
            <w:i w:val="0"/>
            <w:iCs w:val="0"/>
            <w:color w:val="auto"/>
            <w:sz w:val="22"/>
            <w:szCs w:val="22"/>
            <w:rtl/>
            <w:rPrChange w:id="1291" w:author="R" w:date="2026-05-30T15:29:00Z">
              <w:rPr>
                <w:rFonts w:hint="eastAsia"/>
                <w:rtl/>
              </w:rPr>
            </w:rPrChange>
          </w:rPr>
          <w:t>شکل</w:t>
        </w:r>
        <w:r w:rsidRPr="004B5D1F">
          <w:rPr>
            <w:rFonts w:cs="B Nazanin"/>
            <w:i w:val="0"/>
            <w:iCs w:val="0"/>
            <w:color w:val="auto"/>
            <w:sz w:val="22"/>
            <w:szCs w:val="22"/>
            <w:rtl/>
            <w:rPrChange w:id="1292" w:author="R" w:date="2026-05-30T15:29:00Z">
              <w:rPr>
                <w:rtl/>
              </w:rPr>
            </w:rPrChange>
          </w:rPr>
          <w:t xml:space="preserve"> </w:t>
        </w:r>
        <w:r w:rsidRPr="004B5D1F">
          <w:rPr>
            <w:rFonts w:cs="B Nazanin"/>
            <w:i w:val="0"/>
            <w:iCs w:val="0"/>
            <w:color w:val="auto"/>
            <w:sz w:val="22"/>
            <w:szCs w:val="22"/>
            <w:rtl/>
            <w:rPrChange w:id="1293" w:author="R" w:date="2026-05-30T15:29:00Z">
              <w:rPr>
                <w:rtl/>
              </w:rPr>
            </w:rPrChange>
          </w:rPr>
          <w:fldChar w:fldCharType="begin"/>
        </w:r>
        <w:r w:rsidRPr="004B5D1F">
          <w:rPr>
            <w:rFonts w:cs="B Nazanin"/>
            <w:i w:val="0"/>
            <w:iCs w:val="0"/>
            <w:color w:val="auto"/>
            <w:sz w:val="22"/>
            <w:szCs w:val="22"/>
            <w:rtl/>
            <w:rPrChange w:id="1294" w:author="R" w:date="2026-05-30T15:29:00Z">
              <w:rPr>
                <w:rtl/>
              </w:rPr>
            </w:rPrChange>
          </w:rPr>
          <w:instrText xml:space="preserve"> </w:instrText>
        </w:r>
        <w:r w:rsidRPr="004B5D1F">
          <w:rPr>
            <w:rFonts w:cs="B Nazanin"/>
            <w:i w:val="0"/>
            <w:iCs w:val="0"/>
            <w:color w:val="auto"/>
            <w:sz w:val="22"/>
            <w:szCs w:val="22"/>
            <w:rPrChange w:id="1295" w:author="R" w:date="2026-05-30T15:29:00Z">
              <w:rPr/>
            </w:rPrChange>
          </w:rPr>
          <w:instrText>SEQ</w:instrText>
        </w:r>
        <w:r w:rsidRPr="004B5D1F">
          <w:rPr>
            <w:rFonts w:cs="B Nazanin"/>
            <w:i w:val="0"/>
            <w:iCs w:val="0"/>
            <w:color w:val="auto"/>
            <w:sz w:val="22"/>
            <w:szCs w:val="22"/>
            <w:rtl/>
            <w:rPrChange w:id="1296" w:author="R" w:date="2026-05-30T15:29:00Z">
              <w:rPr>
                <w:rtl/>
              </w:rPr>
            </w:rPrChange>
          </w:rPr>
          <w:instrText xml:space="preserve"> شکل \* </w:instrText>
        </w:r>
        <w:r w:rsidRPr="004B5D1F">
          <w:rPr>
            <w:rFonts w:cs="B Nazanin"/>
            <w:i w:val="0"/>
            <w:iCs w:val="0"/>
            <w:color w:val="auto"/>
            <w:sz w:val="22"/>
            <w:szCs w:val="22"/>
            <w:rPrChange w:id="1297" w:author="R" w:date="2026-05-30T15:29:00Z">
              <w:rPr/>
            </w:rPrChange>
          </w:rPr>
          <w:instrText>ARABIC</w:instrText>
        </w:r>
        <w:r w:rsidRPr="004B5D1F">
          <w:rPr>
            <w:rFonts w:cs="B Nazanin"/>
            <w:i w:val="0"/>
            <w:iCs w:val="0"/>
            <w:color w:val="auto"/>
            <w:sz w:val="22"/>
            <w:szCs w:val="22"/>
            <w:rtl/>
            <w:rPrChange w:id="1298" w:author="R" w:date="2026-05-30T15:29:00Z">
              <w:rPr>
                <w:rtl/>
              </w:rPr>
            </w:rPrChange>
          </w:rPr>
          <w:instrText xml:space="preserve"> </w:instrText>
        </w:r>
      </w:ins>
      <w:r w:rsidRPr="004B5D1F">
        <w:rPr>
          <w:rFonts w:cs="B Nazanin"/>
          <w:i w:val="0"/>
          <w:iCs w:val="0"/>
          <w:color w:val="auto"/>
          <w:sz w:val="22"/>
          <w:szCs w:val="22"/>
          <w:rtl/>
          <w:rPrChange w:id="1299" w:author="R" w:date="2026-05-30T15:29:00Z">
            <w:rPr>
              <w:rtl/>
            </w:rPr>
          </w:rPrChange>
        </w:rPr>
        <w:fldChar w:fldCharType="separate"/>
      </w:r>
      <w:ins w:id="1300" w:author="R" w:date="2026-05-30T15:29:00Z">
        <w:r w:rsidRPr="004B5D1F">
          <w:rPr>
            <w:rFonts w:cs="B Nazanin"/>
            <w:i w:val="0"/>
            <w:iCs w:val="0"/>
            <w:noProof/>
            <w:color w:val="auto"/>
            <w:sz w:val="22"/>
            <w:szCs w:val="22"/>
            <w:rtl/>
            <w:rPrChange w:id="1301" w:author="R" w:date="2026-05-30T15:29:00Z">
              <w:rPr>
                <w:noProof/>
                <w:rtl/>
              </w:rPr>
            </w:rPrChange>
          </w:rPr>
          <w:t>4</w:t>
        </w:r>
        <w:r w:rsidRPr="004B5D1F">
          <w:rPr>
            <w:rFonts w:cs="B Nazanin"/>
            <w:i w:val="0"/>
            <w:iCs w:val="0"/>
            <w:color w:val="auto"/>
            <w:sz w:val="22"/>
            <w:szCs w:val="22"/>
            <w:rtl/>
            <w:rPrChange w:id="1302" w:author="R" w:date="2026-05-30T15:29:00Z">
              <w:rPr>
                <w:rtl/>
              </w:rPr>
            </w:rPrChange>
          </w:rPr>
          <w:fldChar w:fldCharType="end"/>
        </w:r>
        <w:bookmarkEnd w:id="1288"/>
        <w:r w:rsidRPr="004B5D1F">
          <w:rPr>
            <w:rFonts w:cs="B Nazanin"/>
            <w:i w:val="0"/>
            <w:iCs w:val="0"/>
            <w:color w:val="auto"/>
            <w:sz w:val="22"/>
            <w:szCs w:val="22"/>
            <w:rtl/>
            <w:lang w:bidi="fa-IR"/>
            <w:rPrChange w:id="1303" w:author="R" w:date="2026-05-30T15:29:00Z">
              <w:rPr>
                <w:rtl/>
                <w:lang w:bidi="fa-IR"/>
              </w:rPr>
            </w:rPrChange>
          </w:rPr>
          <w:t xml:space="preserve"> : </w:t>
        </w:r>
        <w:r w:rsidRPr="004B5D1F">
          <w:rPr>
            <w:rFonts w:cs="B Nazanin" w:hint="eastAsia"/>
            <w:i w:val="0"/>
            <w:iCs w:val="0"/>
            <w:color w:val="auto"/>
            <w:sz w:val="22"/>
            <w:szCs w:val="22"/>
            <w:rtl/>
            <w:lang w:bidi="fa-IR"/>
            <w:rPrChange w:id="1304" w:author="R" w:date="2026-05-30T15:29:00Z">
              <w:rPr>
                <w:rFonts w:cs="Arial" w:hint="eastAsia"/>
                <w:rtl/>
                <w:lang w:bidi="fa-IR"/>
              </w:rPr>
            </w:rPrChange>
          </w:rPr>
          <w:t>روند</w:t>
        </w:r>
        <w:r w:rsidRPr="004B5D1F">
          <w:rPr>
            <w:rFonts w:cs="B Nazanin"/>
            <w:i w:val="0"/>
            <w:iCs w:val="0"/>
            <w:color w:val="auto"/>
            <w:sz w:val="22"/>
            <w:szCs w:val="22"/>
            <w:rtl/>
            <w:lang w:bidi="fa-IR"/>
            <w:rPrChange w:id="1305" w:author="R" w:date="2026-05-30T15:29:00Z">
              <w:rPr>
                <w:rFonts w:cs="Arial"/>
                <w:rtl/>
                <w:lang w:bidi="fa-IR"/>
              </w:rPr>
            </w:rPrChange>
          </w:rPr>
          <w:t xml:space="preserve"> </w:t>
        </w:r>
        <w:r w:rsidRPr="004B5D1F">
          <w:rPr>
            <w:rFonts w:cs="B Nazanin" w:hint="eastAsia"/>
            <w:i w:val="0"/>
            <w:iCs w:val="0"/>
            <w:color w:val="auto"/>
            <w:sz w:val="22"/>
            <w:szCs w:val="22"/>
            <w:rtl/>
            <w:lang w:bidi="fa-IR"/>
            <w:rPrChange w:id="1306" w:author="R" w:date="2026-05-30T15:29:00Z">
              <w:rPr>
                <w:rFonts w:cs="Arial" w:hint="eastAsia"/>
                <w:rtl/>
                <w:lang w:bidi="fa-IR"/>
              </w:rPr>
            </w:rPrChange>
          </w:rPr>
          <w:t>داده‌ها</w:t>
        </w:r>
        <w:r w:rsidRPr="004B5D1F">
          <w:rPr>
            <w:rFonts w:cs="B Nazanin" w:hint="cs"/>
            <w:i w:val="0"/>
            <w:iCs w:val="0"/>
            <w:color w:val="auto"/>
            <w:sz w:val="22"/>
            <w:szCs w:val="22"/>
            <w:rtl/>
            <w:lang w:bidi="fa-IR"/>
            <w:rPrChange w:id="1307" w:author="R" w:date="2026-05-30T15:29:00Z">
              <w:rPr>
                <w:rFonts w:cs="Arial" w:hint="cs"/>
                <w:rtl/>
                <w:lang w:bidi="fa-IR"/>
              </w:rPr>
            </w:rPrChange>
          </w:rPr>
          <w:t>ی</w:t>
        </w:r>
        <w:r w:rsidRPr="004B5D1F">
          <w:rPr>
            <w:rFonts w:cs="B Nazanin"/>
            <w:i w:val="0"/>
            <w:iCs w:val="0"/>
            <w:color w:val="auto"/>
            <w:sz w:val="22"/>
            <w:szCs w:val="22"/>
            <w:rtl/>
            <w:lang w:bidi="fa-IR"/>
            <w:rPrChange w:id="1308" w:author="R" w:date="2026-05-30T15:29:00Z">
              <w:rPr>
                <w:rFonts w:cs="Arial"/>
                <w:rtl/>
                <w:lang w:bidi="fa-IR"/>
              </w:rPr>
            </w:rPrChange>
          </w:rPr>
          <w:t xml:space="preserve"> </w:t>
        </w:r>
        <w:r w:rsidRPr="004B5D1F">
          <w:rPr>
            <w:rFonts w:cs="B Nazanin" w:hint="eastAsia"/>
            <w:i w:val="0"/>
            <w:iCs w:val="0"/>
            <w:color w:val="auto"/>
            <w:sz w:val="22"/>
            <w:szCs w:val="22"/>
            <w:rtl/>
            <w:lang w:bidi="fa-IR"/>
            <w:rPrChange w:id="1309" w:author="R" w:date="2026-05-30T15:29:00Z">
              <w:rPr>
                <w:rFonts w:cs="Arial" w:hint="eastAsia"/>
                <w:rtl/>
                <w:lang w:bidi="fa-IR"/>
              </w:rPr>
            </w:rPrChange>
          </w:rPr>
          <w:t>صفر</w:t>
        </w:r>
        <w:r w:rsidRPr="004B5D1F">
          <w:rPr>
            <w:rFonts w:cs="B Nazanin"/>
            <w:i w:val="0"/>
            <w:iCs w:val="0"/>
            <w:color w:val="auto"/>
            <w:sz w:val="22"/>
            <w:szCs w:val="22"/>
            <w:rtl/>
            <w:lang w:bidi="fa-IR"/>
            <w:rPrChange w:id="1310" w:author="R" w:date="2026-05-30T15:29:00Z">
              <w:rPr>
                <w:rFonts w:cs="Arial"/>
                <w:rtl/>
                <w:lang w:bidi="fa-IR"/>
              </w:rPr>
            </w:rPrChange>
          </w:rPr>
          <w:t xml:space="preserve"> </w:t>
        </w:r>
        <w:r w:rsidRPr="004B5D1F">
          <w:rPr>
            <w:rFonts w:cs="B Nazanin" w:hint="eastAsia"/>
            <w:i w:val="0"/>
            <w:iCs w:val="0"/>
            <w:color w:val="auto"/>
            <w:sz w:val="22"/>
            <w:szCs w:val="22"/>
            <w:rtl/>
            <w:lang w:bidi="fa-IR"/>
            <w:rPrChange w:id="1311" w:author="R" w:date="2026-05-30T15:29:00Z">
              <w:rPr>
                <w:rFonts w:cs="Arial" w:hint="eastAsia"/>
                <w:rtl/>
                <w:lang w:bidi="fa-IR"/>
              </w:rPr>
            </w:rPrChange>
          </w:rPr>
          <w:t>در</w:t>
        </w:r>
        <w:r w:rsidRPr="004B5D1F">
          <w:rPr>
            <w:rFonts w:cs="B Nazanin"/>
            <w:i w:val="0"/>
            <w:iCs w:val="0"/>
            <w:color w:val="auto"/>
            <w:sz w:val="22"/>
            <w:szCs w:val="22"/>
            <w:rtl/>
            <w:lang w:bidi="fa-IR"/>
            <w:rPrChange w:id="1312" w:author="R" w:date="2026-05-30T15:29:00Z">
              <w:rPr>
                <w:rFonts w:cs="Arial"/>
                <w:rtl/>
                <w:lang w:bidi="fa-IR"/>
              </w:rPr>
            </w:rPrChange>
          </w:rPr>
          <w:t xml:space="preserve"> </w:t>
        </w:r>
        <w:r w:rsidRPr="004B5D1F">
          <w:rPr>
            <w:rFonts w:cs="B Nazanin" w:hint="eastAsia"/>
            <w:i w:val="0"/>
            <w:iCs w:val="0"/>
            <w:color w:val="auto"/>
            <w:sz w:val="22"/>
            <w:szCs w:val="22"/>
            <w:rtl/>
            <w:lang w:bidi="fa-IR"/>
            <w:rPrChange w:id="1313" w:author="R" w:date="2026-05-30T15:29:00Z">
              <w:rPr>
                <w:rFonts w:cs="Arial" w:hint="eastAsia"/>
                <w:rtl/>
                <w:lang w:bidi="fa-IR"/>
              </w:rPr>
            </w:rPrChange>
          </w:rPr>
          <w:t>روزها</w:t>
        </w:r>
        <w:r w:rsidRPr="004B5D1F">
          <w:rPr>
            <w:rFonts w:cs="B Nazanin" w:hint="cs"/>
            <w:i w:val="0"/>
            <w:iCs w:val="0"/>
            <w:color w:val="auto"/>
            <w:sz w:val="22"/>
            <w:szCs w:val="22"/>
            <w:rtl/>
            <w:lang w:bidi="fa-IR"/>
            <w:rPrChange w:id="1314" w:author="R" w:date="2026-05-30T15:29:00Z">
              <w:rPr>
                <w:rFonts w:cs="Arial" w:hint="cs"/>
                <w:rtl/>
                <w:lang w:bidi="fa-IR"/>
              </w:rPr>
            </w:rPrChange>
          </w:rPr>
          <w:t>ی</w:t>
        </w:r>
        <w:r w:rsidRPr="004B5D1F">
          <w:rPr>
            <w:rFonts w:cs="B Nazanin"/>
            <w:i w:val="0"/>
            <w:iCs w:val="0"/>
            <w:color w:val="auto"/>
            <w:sz w:val="22"/>
            <w:szCs w:val="22"/>
            <w:rtl/>
            <w:lang w:bidi="fa-IR"/>
            <w:rPrChange w:id="1315" w:author="R" w:date="2026-05-30T15:29:00Z">
              <w:rPr>
                <w:rFonts w:cs="Arial"/>
                <w:rtl/>
                <w:lang w:bidi="fa-IR"/>
              </w:rPr>
            </w:rPrChange>
          </w:rPr>
          <w:t xml:space="preserve"> </w:t>
        </w:r>
        <w:r w:rsidRPr="004B5D1F">
          <w:rPr>
            <w:rFonts w:cs="B Nazanin" w:hint="eastAsia"/>
            <w:i w:val="0"/>
            <w:iCs w:val="0"/>
            <w:color w:val="auto"/>
            <w:sz w:val="22"/>
            <w:szCs w:val="22"/>
            <w:rtl/>
            <w:lang w:bidi="fa-IR"/>
            <w:rPrChange w:id="1316" w:author="R" w:date="2026-05-30T15:29:00Z">
              <w:rPr>
                <w:rFonts w:cs="Arial" w:hint="eastAsia"/>
                <w:rtl/>
                <w:lang w:bidi="fa-IR"/>
              </w:rPr>
            </w:rPrChange>
          </w:rPr>
          <w:t>سال</w:t>
        </w:r>
        <w:r w:rsidRPr="004B5D1F">
          <w:rPr>
            <w:rFonts w:cs="B Nazanin"/>
            <w:i w:val="0"/>
            <w:iCs w:val="0"/>
            <w:color w:val="auto"/>
            <w:sz w:val="22"/>
            <w:szCs w:val="22"/>
            <w:rtl/>
            <w:lang w:bidi="fa-IR"/>
            <w:rPrChange w:id="1317" w:author="R" w:date="2026-05-30T15:29:00Z">
              <w:rPr>
                <w:rFonts w:cs="Arial"/>
                <w:rtl/>
                <w:lang w:bidi="fa-IR"/>
              </w:rPr>
            </w:rPrChange>
          </w:rPr>
          <w:t xml:space="preserve"> 1404</w:t>
        </w:r>
      </w:ins>
      <w:bookmarkEnd w:id="1289"/>
    </w:p>
    <w:p w14:paraId="095E02B1" w14:textId="4CFF7F93" w:rsidR="007D0A45" w:rsidRPr="00732382" w:rsidDel="004B5D1F" w:rsidRDefault="007D0A45">
      <w:pPr>
        <w:pStyle w:val="Caption"/>
        <w:ind w:firstLine="0"/>
        <w:rPr>
          <w:del w:id="1318" w:author="R" w:date="2026-05-30T15:26:00Z"/>
          <w:rFonts w:cs="B Nazanin"/>
        </w:rPr>
        <w:pPrChange w:id="1319" w:author="R" w:date="2026-05-30T15:29:00Z">
          <w:pPr>
            <w:keepNext/>
            <w:spacing w:line="240" w:lineRule="auto"/>
          </w:pPr>
        </w:pPrChange>
      </w:pPr>
    </w:p>
    <w:p w14:paraId="3F8A6AC5" w14:textId="0AEEC802" w:rsidR="004B4140" w:rsidRPr="00462AF9" w:rsidDel="004B5D1F" w:rsidRDefault="007D0A45">
      <w:pPr>
        <w:ind w:firstLine="0"/>
        <w:rPr>
          <w:del w:id="1320" w:author="R" w:date="2026-05-30T15:26:00Z"/>
          <w:rFonts w:ascii="IRNazanin" w:eastAsia="Times New Roman" w:hAnsi="IRNazanin" w:cs="B Nazanin"/>
          <w:sz w:val="32"/>
          <w:szCs w:val="32"/>
        </w:rPr>
        <w:pPrChange w:id="1321" w:author="R" w:date="2026-05-30T15:29:00Z">
          <w:pPr>
            <w:pStyle w:val="Caption"/>
            <w:jc w:val="center"/>
          </w:pPr>
        </w:pPrChange>
      </w:pPr>
      <w:del w:id="1322" w:author="R" w:date="2026-05-30T15:26:00Z">
        <w:r w:rsidRPr="00462AF9" w:rsidDel="004B5D1F">
          <w:rPr>
            <w:rFonts w:cs="B Nazanin"/>
            <w:rtl/>
          </w:rPr>
          <w:delText xml:space="preserve">شکل </w:delText>
        </w:r>
        <w:r w:rsidRPr="00462AF9" w:rsidDel="004B5D1F">
          <w:rPr>
            <w:rFonts w:cs="B Nazanin"/>
            <w:i/>
            <w:iCs/>
            <w:rtl/>
          </w:rPr>
          <w:fldChar w:fldCharType="begin"/>
        </w:r>
        <w:r w:rsidRPr="00462AF9" w:rsidDel="004B5D1F">
          <w:rPr>
            <w:rFonts w:cs="B Nazanin"/>
            <w:rtl/>
          </w:rPr>
          <w:delInstrText xml:space="preserve"> </w:delInstrText>
        </w:r>
        <w:r w:rsidRPr="00462AF9" w:rsidDel="004B5D1F">
          <w:rPr>
            <w:rFonts w:cs="B Nazanin"/>
          </w:rPr>
          <w:delInstrText>SEQ</w:delInstrText>
        </w:r>
        <w:r w:rsidRPr="00462AF9" w:rsidDel="004B5D1F">
          <w:rPr>
            <w:rFonts w:cs="B Nazanin"/>
            <w:rtl/>
          </w:rPr>
          <w:delInstrText xml:space="preserve"> شکل \* </w:delInstrText>
        </w:r>
        <w:r w:rsidRPr="00462AF9" w:rsidDel="004B5D1F">
          <w:rPr>
            <w:rFonts w:cs="B Nazanin"/>
          </w:rPr>
          <w:delInstrText>ARABIC</w:delInstrText>
        </w:r>
        <w:r w:rsidRPr="00462AF9" w:rsidDel="004B5D1F">
          <w:rPr>
            <w:rFonts w:cs="B Nazanin"/>
            <w:rtl/>
          </w:rPr>
          <w:delInstrText xml:space="preserve"> </w:delInstrText>
        </w:r>
        <w:r w:rsidRPr="00462AF9" w:rsidDel="004B5D1F">
          <w:rPr>
            <w:rFonts w:cs="B Nazanin"/>
            <w:i/>
            <w:iCs/>
            <w:rtl/>
          </w:rPr>
          <w:fldChar w:fldCharType="separate"/>
        </w:r>
        <w:r w:rsidR="00A244B8" w:rsidDel="004B5D1F">
          <w:rPr>
            <w:rFonts w:cs="B Nazanin"/>
            <w:noProof/>
            <w:rtl/>
          </w:rPr>
          <w:delText>4</w:delText>
        </w:r>
        <w:r w:rsidRPr="00462AF9" w:rsidDel="004B5D1F">
          <w:rPr>
            <w:rFonts w:cs="B Nazanin"/>
            <w:i/>
            <w:iCs/>
            <w:rtl/>
          </w:rPr>
          <w:fldChar w:fldCharType="end"/>
        </w:r>
        <w:r w:rsidRPr="00462AF9" w:rsidDel="004B5D1F">
          <w:rPr>
            <w:rFonts w:cs="B Nazanin" w:hint="cs"/>
            <w:rtl/>
            <w:lang w:bidi="fa-IR"/>
          </w:rPr>
          <w:delText xml:space="preserve"> </w:delText>
        </w:r>
        <w:r w:rsidRPr="00462AF9" w:rsidDel="004B5D1F">
          <w:rPr>
            <w:rFonts w:cs="B Nazanin"/>
            <w:rtl/>
            <w:lang w:bidi="fa-IR"/>
          </w:rPr>
          <w:delText>: بررس</w:delText>
        </w:r>
        <w:r w:rsidRPr="00462AF9" w:rsidDel="004B5D1F">
          <w:rPr>
            <w:rFonts w:cs="B Nazanin" w:hint="cs"/>
            <w:rtl/>
            <w:lang w:bidi="fa-IR"/>
          </w:rPr>
          <w:delText>ی</w:delText>
        </w:r>
        <w:r w:rsidRPr="00462AF9" w:rsidDel="004B5D1F">
          <w:rPr>
            <w:rFonts w:cs="B Nazanin"/>
            <w:rtl/>
            <w:lang w:bidi="fa-IR"/>
          </w:rPr>
          <w:delText xml:space="preserve"> روند داده‌ها</w:delText>
        </w:r>
        <w:r w:rsidRPr="00462AF9" w:rsidDel="004B5D1F">
          <w:rPr>
            <w:rFonts w:cs="B Nazanin" w:hint="cs"/>
            <w:rtl/>
            <w:lang w:bidi="fa-IR"/>
          </w:rPr>
          <w:delText>ی</w:delText>
        </w:r>
        <w:r w:rsidRPr="00462AF9" w:rsidDel="004B5D1F">
          <w:rPr>
            <w:rFonts w:cs="B Nazanin"/>
            <w:rtl/>
            <w:lang w:bidi="fa-IR"/>
          </w:rPr>
          <w:delText xml:space="preserve"> </w:delText>
        </w:r>
        <w:r w:rsidRPr="00462AF9" w:rsidDel="004B5D1F">
          <w:rPr>
            <w:rFonts w:cs="B Nazanin" w:hint="cs"/>
            <w:rtl/>
            <w:lang w:bidi="fa-IR"/>
          </w:rPr>
          <w:delText xml:space="preserve">صفر </w:delText>
        </w:r>
        <w:r w:rsidRPr="00462AF9" w:rsidDel="004B5D1F">
          <w:rPr>
            <w:rFonts w:cs="B Nazanin"/>
            <w:rtl/>
            <w:lang w:bidi="fa-IR"/>
          </w:rPr>
          <w:delText>در روزها</w:delText>
        </w:r>
        <w:r w:rsidRPr="00462AF9" w:rsidDel="004B5D1F">
          <w:rPr>
            <w:rFonts w:cs="B Nazanin" w:hint="cs"/>
            <w:rtl/>
            <w:lang w:bidi="fa-IR"/>
          </w:rPr>
          <w:delText>ی</w:delText>
        </w:r>
        <w:r w:rsidRPr="00462AF9" w:rsidDel="004B5D1F">
          <w:rPr>
            <w:rFonts w:cs="B Nazanin"/>
            <w:rtl/>
            <w:lang w:bidi="fa-IR"/>
          </w:rPr>
          <w:delText xml:space="preserve"> سال 1404</w:delText>
        </w:r>
      </w:del>
    </w:p>
    <w:p w14:paraId="5897BB8A" w14:textId="0E8B6557" w:rsidR="007D0A45" w:rsidRPr="0032771B" w:rsidDel="004B5D1F" w:rsidRDefault="007D0A45">
      <w:pPr>
        <w:ind w:firstLine="0"/>
        <w:rPr>
          <w:del w:id="1323" w:author="R" w:date="2026-05-30T15:29:00Z"/>
          <w:lang w:bidi="fa-IR"/>
        </w:rPr>
        <w:pPrChange w:id="1324" w:author="R" w:date="2026-05-30T15:29:00Z">
          <w:pPr>
            <w:spacing w:line="240" w:lineRule="auto"/>
          </w:pPr>
        </w:pPrChange>
      </w:pPr>
    </w:p>
    <w:p w14:paraId="6C7630DE" w14:textId="76E3FE41" w:rsidR="004B4140" w:rsidRPr="0032771B" w:rsidDel="004B5D1F" w:rsidRDefault="004B4140" w:rsidP="00254142">
      <w:pPr>
        <w:contextualSpacing/>
        <w:rPr>
          <w:del w:id="1325" w:author="R" w:date="2026-05-30T15:25:00Z"/>
          <w:rFonts w:ascii="IRNazanin" w:eastAsia="Times New Roman" w:hAnsi="IRNazanin" w:cs="B Nazanin"/>
          <w:sz w:val="24"/>
          <w:szCs w:val="24"/>
          <w:rtl/>
          <w:lang w:bidi="fa-IR"/>
        </w:rPr>
      </w:pPr>
      <w:del w:id="1326" w:author="R" w:date="2026-05-30T15:25:00Z">
        <w:r w:rsidRPr="0032771B" w:rsidDel="004B5D1F">
          <w:rPr>
            <w:rFonts w:ascii="IRNazanin" w:eastAsia="Times New Roman" w:hAnsi="IRNazanin" w:cs="B Nazanin"/>
            <w:sz w:val="24"/>
            <w:szCs w:val="24"/>
            <w:rtl/>
            <w:lang w:bidi="fa-IR"/>
          </w:rPr>
          <w:delText xml:space="preserve">در شکل </w:delText>
        </w:r>
        <w:r w:rsidR="007D0A45" w:rsidRPr="0032771B" w:rsidDel="004B5D1F">
          <w:rPr>
            <w:rFonts w:ascii="IRNazanin" w:eastAsia="Times New Roman" w:hAnsi="IRNazanin" w:cs="B Nazanin" w:hint="cs"/>
            <w:sz w:val="24"/>
            <w:szCs w:val="24"/>
            <w:rtl/>
            <w:lang w:bidi="fa-IR"/>
          </w:rPr>
          <w:delText>3</w:delText>
        </w:r>
        <w:r w:rsidRPr="0032771B" w:rsidDel="004B5D1F">
          <w:rPr>
            <w:rFonts w:ascii="IRNazanin" w:eastAsia="Times New Roman" w:hAnsi="IRNazanin" w:cs="B Nazanin"/>
            <w:sz w:val="24"/>
            <w:szCs w:val="24"/>
            <w:rtl/>
            <w:lang w:bidi="fa-IR"/>
          </w:rPr>
          <w:delText xml:space="preserve"> روند داده‌های </w:delText>
        </w:r>
        <w:r w:rsidR="007D0A45" w:rsidRPr="0032771B" w:rsidDel="004B5D1F">
          <w:rPr>
            <w:rFonts w:ascii="IRNazanin" w:eastAsia="Times New Roman" w:hAnsi="IRNazanin" w:cs="B Nazanin" w:hint="cs"/>
            <w:sz w:val="24"/>
            <w:szCs w:val="24"/>
            <w:rtl/>
            <w:lang w:bidi="fa-IR"/>
          </w:rPr>
          <w:delText xml:space="preserve">صفر </w:delText>
        </w:r>
        <w:r w:rsidRPr="0032771B" w:rsidDel="004B5D1F">
          <w:rPr>
            <w:rFonts w:ascii="IRNazanin" w:eastAsia="Times New Roman" w:hAnsi="IRNazanin" w:cs="B Nazanin"/>
            <w:sz w:val="24"/>
            <w:szCs w:val="24"/>
            <w:rtl/>
            <w:lang w:bidi="fa-IR"/>
          </w:rPr>
          <w:delText xml:space="preserve">مشهود است. </w:delText>
        </w:r>
        <w:r w:rsidR="007D0A45" w:rsidRPr="0032771B" w:rsidDel="004B5D1F">
          <w:rPr>
            <w:rFonts w:ascii="IRNazanin" w:eastAsia="Times New Roman" w:hAnsi="IRNazanin" w:cs="B Nazanin" w:hint="cs"/>
            <w:sz w:val="24"/>
            <w:szCs w:val="24"/>
            <w:rtl/>
            <w:lang w:bidi="fa-IR"/>
          </w:rPr>
          <w:delText xml:space="preserve">از اوایل بهار تا اواخر تیر ماه 1404، رشد صعودی داده‌های صفر را شاهد هستیم. رفته رفته تعداد داده‌های صفر تا آنجا کم می‌شود که تا 13 اسفند، از مقدار اولیه خود در اوایل فروردین کمتر شده است. روند داده‌های صفر و داده‌های گمشده تقریبا عکس یکدیگرند و علت می تواند از </w:delText>
        </w:r>
        <w:r w:rsidR="00C87FFA" w:rsidRPr="0032771B" w:rsidDel="004B5D1F">
          <w:rPr>
            <w:rFonts w:ascii="IRNazanin" w:eastAsia="Times New Roman" w:hAnsi="IRNazanin" w:cs="B Nazanin" w:hint="cs"/>
            <w:sz w:val="24"/>
            <w:szCs w:val="24"/>
            <w:rtl/>
            <w:lang w:bidi="fa-IR"/>
          </w:rPr>
          <w:delText xml:space="preserve">الگوی مصرف در برخی مشترکین خاص(و به تبع آن تصادفی بودن عکس شدن این دو روند)، </w:delText>
        </w:r>
        <w:r w:rsidR="007D0A45" w:rsidRPr="0032771B" w:rsidDel="004B5D1F">
          <w:rPr>
            <w:rFonts w:ascii="IRNazanin" w:eastAsia="Times New Roman" w:hAnsi="IRNazanin" w:cs="B Nazanin" w:hint="cs"/>
            <w:sz w:val="24"/>
            <w:szCs w:val="24"/>
            <w:rtl/>
            <w:lang w:bidi="fa-IR"/>
          </w:rPr>
          <w:delText xml:space="preserve">نقص </w:delText>
        </w:r>
        <w:r w:rsidR="00C87FFA" w:rsidRPr="0032771B" w:rsidDel="004B5D1F">
          <w:rPr>
            <w:rFonts w:ascii="IRNazanin" w:eastAsia="Times New Roman" w:hAnsi="IRNazanin" w:cs="B Nazanin" w:hint="cs"/>
            <w:sz w:val="24"/>
            <w:szCs w:val="24"/>
            <w:rtl/>
            <w:lang w:bidi="fa-IR"/>
          </w:rPr>
          <w:delText xml:space="preserve">فنی </w:delText>
        </w:r>
        <w:r w:rsidR="007D0A45" w:rsidRPr="0032771B" w:rsidDel="004B5D1F">
          <w:rPr>
            <w:rFonts w:ascii="IRNazanin" w:eastAsia="Times New Roman" w:hAnsi="IRNazanin" w:cs="B Nazanin" w:hint="cs"/>
            <w:sz w:val="24"/>
            <w:szCs w:val="24"/>
            <w:rtl/>
            <w:lang w:bidi="fa-IR"/>
          </w:rPr>
          <w:delText>کنتورها(کنتوری که داده نمی داد، اکنون</w:delText>
        </w:r>
        <w:r w:rsidR="00C87FFA" w:rsidRPr="0032771B" w:rsidDel="004B5D1F">
          <w:rPr>
            <w:rFonts w:ascii="IRNazanin" w:eastAsia="Times New Roman" w:hAnsi="IRNazanin" w:cs="B Nazanin" w:hint="cs"/>
            <w:sz w:val="24"/>
            <w:szCs w:val="24"/>
            <w:rtl/>
            <w:lang w:bidi="fa-IR"/>
          </w:rPr>
          <w:delText xml:space="preserve"> صفر به نشانه نبود دیتا می‌دهد.</w:delText>
        </w:r>
        <w:r w:rsidR="007D0A45" w:rsidRPr="0032771B" w:rsidDel="004B5D1F">
          <w:rPr>
            <w:rFonts w:ascii="IRNazanin" w:eastAsia="Times New Roman" w:hAnsi="IRNazanin" w:cs="B Nazanin" w:hint="cs"/>
            <w:sz w:val="24"/>
            <w:szCs w:val="24"/>
            <w:rtl/>
            <w:lang w:bidi="fa-IR"/>
          </w:rPr>
          <w:delText>)</w:delText>
        </w:r>
        <w:r w:rsidR="00C87FFA" w:rsidRPr="0032771B" w:rsidDel="004B5D1F">
          <w:rPr>
            <w:rFonts w:ascii="IRNazanin" w:eastAsia="Times New Roman" w:hAnsi="IRNazanin" w:cs="B Nazanin" w:hint="cs"/>
            <w:sz w:val="24"/>
            <w:szCs w:val="24"/>
            <w:rtl/>
            <w:lang w:bidi="fa-IR"/>
          </w:rPr>
          <w:delText xml:space="preserve">، باشد که نیازمند داده و بررسی های دقیق‌تری از مشترکین است. (عوامل موثری در مشترکین که باعث شده روند داده‌های صفر مسیری خلاف مسیر داده‌های خارج از محدوده را طی کند.) </w:delText>
        </w:r>
      </w:del>
    </w:p>
    <w:p w14:paraId="0D3D9A08" w14:textId="4A9EE286" w:rsidR="004B4140" w:rsidRPr="0032771B" w:rsidDel="004B5D1F" w:rsidRDefault="004B4140" w:rsidP="00254142">
      <w:pPr>
        <w:contextualSpacing/>
        <w:rPr>
          <w:del w:id="1327" w:author="R" w:date="2026-05-30T15:30:00Z"/>
          <w:rFonts w:ascii="IRNazanin" w:eastAsia="Times New Roman" w:hAnsi="IRNazanin" w:cs="B Nazanin"/>
          <w:sz w:val="24"/>
          <w:szCs w:val="24"/>
          <w:rtl/>
          <w:lang w:bidi="fa-IR"/>
        </w:rPr>
      </w:pPr>
      <w:del w:id="1328" w:author="R" w:date="2026-05-30T15:30:00Z">
        <w:r w:rsidRPr="0032771B" w:rsidDel="004B5D1F">
          <w:rPr>
            <w:rFonts w:ascii="IRNazanin" w:eastAsia="Times New Roman" w:hAnsi="IRNazanin" w:cs="B Nazanin"/>
            <w:sz w:val="24"/>
            <w:szCs w:val="24"/>
            <w:rtl/>
            <w:lang w:bidi="fa-IR"/>
          </w:rPr>
          <w:delText xml:space="preserve">از تحلیل کل سال به فصل و ماه می رسیم تا در فصول سال </w:delText>
        </w:r>
        <w:r w:rsidR="007D0A45" w:rsidRPr="0032771B" w:rsidDel="004B5D1F">
          <w:rPr>
            <w:rFonts w:ascii="IRNazanin" w:eastAsia="Times New Roman" w:hAnsi="IRNazanin" w:cs="B Nazanin" w:hint="cs"/>
            <w:sz w:val="24"/>
            <w:szCs w:val="24"/>
            <w:rtl/>
            <w:lang w:bidi="fa-IR"/>
          </w:rPr>
          <w:delText>، تعداد داده‌های صفر</w:delText>
        </w:r>
        <w:r w:rsidRPr="0032771B" w:rsidDel="004B5D1F">
          <w:rPr>
            <w:rFonts w:ascii="IRNazanin" w:eastAsia="Times New Roman" w:hAnsi="IRNazanin" w:cs="B Nazanin"/>
            <w:sz w:val="24"/>
            <w:szCs w:val="24"/>
            <w:rtl/>
            <w:lang w:bidi="fa-IR"/>
          </w:rPr>
          <w:delText xml:space="preserve"> را بصورت جزئی‌تر ارزیابی کنیم.</w:delText>
        </w:r>
      </w:del>
    </w:p>
    <w:p w14:paraId="203E0269" w14:textId="6CA14AF6" w:rsidR="004B5D1F" w:rsidRDefault="004B4140" w:rsidP="004B5D1F">
      <w:pPr>
        <w:contextualSpacing/>
        <w:rPr>
          <w:ins w:id="1329" w:author="R" w:date="2026-05-30T15:30:00Z"/>
          <w:rFonts w:ascii="IRNazanin" w:eastAsia="Times New Roman" w:hAnsi="IRNazanin" w:cs="B Nazanin"/>
          <w:sz w:val="24"/>
          <w:szCs w:val="24"/>
          <w:rtl/>
          <w:lang w:bidi="fa-IR"/>
        </w:rPr>
      </w:pPr>
      <w:r w:rsidRPr="0032771B">
        <w:rPr>
          <w:rFonts w:ascii="IRNazanin" w:eastAsia="Times New Roman" w:hAnsi="IRNazanin" w:cs="B Nazanin"/>
          <w:sz w:val="24"/>
          <w:szCs w:val="24"/>
          <w:rtl/>
          <w:lang w:bidi="fa-IR"/>
        </w:rPr>
        <w:t xml:space="preserve"> </w:t>
      </w:r>
      <w:ins w:id="1330" w:author="R" w:date="2026-05-30T15:31:00Z">
        <w:r w:rsidR="004B5D1F">
          <w:rPr>
            <w:rFonts w:ascii="IRNazanin" w:eastAsia="Times New Roman" w:hAnsi="IRNazanin" w:cs="B Nazanin"/>
            <w:sz w:val="24"/>
            <w:szCs w:val="24"/>
            <w:rtl/>
            <w:lang w:bidi="fa-IR"/>
          </w:rPr>
          <w:fldChar w:fldCharType="begin"/>
        </w:r>
        <w:r w:rsidR="004B5D1F">
          <w:rPr>
            <w:rFonts w:ascii="IRNazanin" w:eastAsia="Times New Roman" w:hAnsi="IRNazanin" w:cs="B Nazanin"/>
            <w:sz w:val="24"/>
            <w:szCs w:val="24"/>
            <w:rtl/>
            <w:lang w:bidi="fa-IR"/>
          </w:rPr>
          <w:instrText xml:space="preserve"> </w:instrText>
        </w:r>
        <w:r w:rsidR="004B5D1F">
          <w:rPr>
            <w:rFonts w:ascii="IRNazanin" w:eastAsia="Times New Roman" w:hAnsi="IRNazanin" w:cs="B Nazanin"/>
            <w:sz w:val="24"/>
            <w:szCs w:val="24"/>
            <w:lang w:bidi="fa-IR"/>
          </w:rPr>
          <w:instrText>REF</w:instrText>
        </w:r>
        <w:r w:rsidR="004B5D1F">
          <w:rPr>
            <w:rFonts w:ascii="IRNazanin" w:eastAsia="Times New Roman" w:hAnsi="IRNazanin" w:cs="B Nazanin"/>
            <w:sz w:val="24"/>
            <w:szCs w:val="24"/>
            <w:rtl/>
            <w:lang w:bidi="fa-IR"/>
          </w:rPr>
          <w:instrText xml:space="preserve"> _</w:instrText>
        </w:r>
        <w:r w:rsidR="004B5D1F">
          <w:rPr>
            <w:rFonts w:ascii="IRNazanin" w:eastAsia="Times New Roman" w:hAnsi="IRNazanin" w:cs="B Nazanin"/>
            <w:sz w:val="24"/>
            <w:szCs w:val="24"/>
            <w:lang w:bidi="fa-IR"/>
          </w:rPr>
          <w:instrText>Ref</w:instrText>
        </w:r>
        <w:r w:rsidR="004B5D1F">
          <w:rPr>
            <w:rFonts w:ascii="IRNazanin" w:eastAsia="Times New Roman" w:hAnsi="IRNazanin" w:cs="B Nazanin"/>
            <w:sz w:val="24"/>
            <w:szCs w:val="24"/>
            <w:rtl/>
            <w:lang w:bidi="fa-IR"/>
          </w:rPr>
          <w:instrText xml:space="preserve">231047523 </w:instrText>
        </w:r>
        <w:r w:rsidR="004B5D1F">
          <w:rPr>
            <w:rFonts w:ascii="IRNazanin" w:eastAsia="Times New Roman" w:hAnsi="IRNazanin" w:cs="B Nazanin"/>
            <w:sz w:val="24"/>
            <w:szCs w:val="24"/>
            <w:lang w:bidi="fa-IR"/>
          </w:rPr>
          <w:instrText>\h</w:instrText>
        </w:r>
        <w:r w:rsidR="004B5D1F">
          <w:rPr>
            <w:rFonts w:ascii="IRNazanin" w:eastAsia="Times New Roman" w:hAnsi="IRNazanin" w:cs="B Nazanin"/>
            <w:sz w:val="24"/>
            <w:szCs w:val="24"/>
            <w:rtl/>
            <w:lang w:bidi="fa-IR"/>
          </w:rPr>
          <w:instrText xml:space="preserve"> </w:instrText>
        </w:r>
      </w:ins>
      <w:r w:rsidR="004B5D1F">
        <w:rPr>
          <w:rFonts w:ascii="IRNazanin" w:eastAsia="Times New Roman" w:hAnsi="IRNazanin" w:cs="B Nazanin"/>
          <w:sz w:val="24"/>
          <w:szCs w:val="24"/>
          <w:rtl/>
          <w:lang w:bidi="fa-IR"/>
        </w:rPr>
      </w:r>
      <w:r w:rsidR="004B5D1F">
        <w:rPr>
          <w:rFonts w:ascii="IRNazanin" w:eastAsia="Times New Roman" w:hAnsi="IRNazanin" w:cs="B Nazanin"/>
          <w:sz w:val="24"/>
          <w:szCs w:val="24"/>
          <w:rtl/>
          <w:lang w:bidi="fa-IR"/>
        </w:rPr>
        <w:fldChar w:fldCharType="separate"/>
      </w:r>
      <w:ins w:id="1331" w:author="R" w:date="2026-05-30T15:31:00Z">
        <w:r w:rsidR="004B5D1F" w:rsidRPr="004B5D1F">
          <w:rPr>
            <w:rFonts w:cs="B Nazanin" w:hint="eastAsia"/>
            <w:rtl/>
            <w:rPrChange w:id="1332" w:author="R" w:date="2026-05-30T15:27:00Z">
              <w:rPr>
                <w:rFonts w:hint="eastAsia"/>
                <w:rtl/>
              </w:rPr>
            </w:rPrChange>
          </w:rPr>
          <w:t>جدول</w:t>
        </w:r>
        <w:r w:rsidR="004B5D1F" w:rsidRPr="004B5D1F">
          <w:rPr>
            <w:rFonts w:cs="B Nazanin"/>
            <w:rtl/>
            <w:rPrChange w:id="1333" w:author="R" w:date="2026-05-30T15:27:00Z">
              <w:rPr>
                <w:rtl/>
              </w:rPr>
            </w:rPrChange>
          </w:rPr>
          <w:t xml:space="preserve"> </w:t>
        </w:r>
        <w:r w:rsidR="004B5D1F" w:rsidRPr="004B5D1F">
          <w:rPr>
            <w:rFonts w:cs="B Nazanin"/>
            <w:noProof/>
            <w:rtl/>
            <w:rPrChange w:id="1334" w:author="R" w:date="2026-05-30T15:27:00Z">
              <w:rPr>
                <w:noProof/>
                <w:rtl/>
              </w:rPr>
            </w:rPrChange>
          </w:rPr>
          <w:t>5</w:t>
        </w:r>
        <w:r w:rsidR="004B5D1F">
          <w:rPr>
            <w:rFonts w:ascii="IRNazanin" w:eastAsia="Times New Roman" w:hAnsi="IRNazanin" w:cs="B Nazanin"/>
            <w:sz w:val="24"/>
            <w:szCs w:val="24"/>
            <w:rtl/>
            <w:lang w:bidi="fa-IR"/>
          </w:rPr>
          <w:fldChar w:fldCharType="end"/>
        </w:r>
      </w:ins>
      <w:ins w:id="1335" w:author="R" w:date="2026-05-30T15:30:00Z">
        <w:r w:rsidR="004B5D1F" w:rsidRPr="0032771B">
          <w:rPr>
            <w:rFonts w:ascii="IRNazanin" w:eastAsia="Times New Roman" w:hAnsi="IRNazanin" w:cs="B Nazanin" w:hint="cs"/>
            <w:sz w:val="24"/>
            <w:szCs w:val="24"/>
            <w:rtl/>
            <w:lang w:bidi="fa-IR"/>
          </w:rPr>
          <w:t xml:space="preserve"> نشان می دهد که در تابستان، تعداد داده‌های صفر بیشینه می‌شود که نکته مهمی است. برخلاف مصرف خانگی که در فصل‌های گرم سال اوج مصرف را دارند، در صنایع و کشاورزی اینگونه نیست. این نشان می‌دهد احتمالا بیشتر مشترکین در صنایع و  کشاورزی هستند. </w:t>
        </w:r>
      </w:ins>
    </w:p>
    <w:p w14:paraId="0F4ACF3E" w14:textId="05EF4712" w:rsidR="004B4140" w:rsidRPr="0032771B" w:rsidDel="004B5D1F" w:rsidRDefault="004B4140" w:rsidP="00462AF9">
      <w:pPr>
        <w:spacing w:line="240" w:lineRule="auto"/>
        <w:rPr>
          <w:del w:id="1336" w:author="R" w:date="2026-05-30T15:31:00Z"/>
          <w:rFonts w:ascii="IRNazanin" w:eastAsia="Times New Roman" w:hAnsi="IRNazanin" w:cs="B Nazanin"/>
          <w:sz w:val="24"/>
          <w:szCs w:val="24"/>
          <w:rtl/>
          <w:lang w:bidi="fa-IR"/>
        </w:rPr>
      </w:pPr>
    </w:p>
    <w:p w14:paraId="43FD490D" w14:textId="0EC37D54" w:rsidR="004B4140" w:rsidRPr="007506E2" w:rsidRDefault="004B4140">
      <w:pPr>
        <w:keepNext/>
        <w:spacing w:after="200" w:line="240" w:lineRule="auto"/>
        <w:ind w:firstLine="0"/>
        <w:rPr>
          <w:rFonts w:ascii="IRNazanin" w:hAnsi="IRNazanin" w:cs="B Nazanin"/>
        </w:rPr>
        <w:pPrChange w:id="1337" w:author="R" w:date="2026-05-30T15:31:00Z">
          <w:pPr>
            <w:keepNext/>
            <w:spacing w:after="200" w:line="240" w:lineRule="auto"/>
            <w:jc w:val="center"/>
          </w:pPr>
        </w:pPrChange>
      </w:pPr>
      <w:bookmarkStart w:id="1338" w:name="_Toc230622350"/>
      <w:del w:id="1339" w:author="R" w:date="2026-05-30T15:27:00Z">
        <w:r w:rsidRPr="007506E2" w:rsidDel="004B5D1F">
          <w:rPr>
            <w:rFonts w:ascii="IRNazanin" w:hAnsi="IRNazanin" w:cs="B Nazanin"/>
            <w:rtl/>
          </w:rPr>
          <w:delText xml:space="preserve">جدول </w:delText>
        </w:r>
        <w:r w:rsidRPr="007506E2" w:rsidDel="004B5D1F">
          <w:rPr>
            <w:rFonts w:ascii="IRNazanin" w:hAnsi="IRNazanin" w:cs="B Nazanin"/>
            <w:rtl/>
          </w:rPr>
          <w:fldChar w:fldCharType="begin"/>
        </w:r>
        <w:r w:rsidRPr="007506E2" w:rsidDel="004B5D1F">
          <w:rPr>
            <w:rFonts w:ascii="IRNazanin" w:hAnsi="IRNazanin" w:cs="B Nazanin"/>
            <w:rtl/>
          </w:rPr>
          <w:delInstrText xml:space="preserve"> </w:delInstrText>
        </w:r>
        <w:r w:rsidRPr="007506E2" w:rsidDel="004B5D1F">
          <w:rPr>
            <w:rFonts w:ascii="IRNazanin" w:hAnsi="IRNazanin" w:cs="B Nazanin"/>
          </w:rPr>
          <w:delInstrText>SEQ</w:delInstrText>
        </w:r>
        <w:r w:rsidRPr="007506E2" w:rsidDel="004B5D1F">
          <w:rPr>
            <w:rFonts w:ascii="IRNazanin" w:hAnsi="IRNazanin" w:cs="B Nazanin"/>
            <w:rtl/>
          </w:rPr>
          <w:delInstrText xml:space="preserve"> جدول \* </w:delInstrText>
        </w:r>
        <w:r w:rsidRPr="007506E2" w:rsidDel="004B5D1F">
          <w:rPr>
            <w:rFonts w:ascii="IRNazanin" w:hAnsi="IRNazanin" w:cs="B Nazanin"/>
          </w:rPr>
          <w:delInstrText>ARABIC</w:delInstrText>
        </w:r>
        <w:r w:rsidRPr="007506E2" w:rsidDel="004B5D1F">
          <w:rPr>
            <w:rFonts w:ascii="IRNazanin" w:hAnsi="IRNazanin" w:cs="B Nazanin"/>
            <w:rtl/>
          </w:rPr>
          <w:delInstrText xml:space="preserve"> </w:delInstrText>
        </w:r>
        <w:r w:rsidRPr="007506E2" w:rsidDel="004B5D1F">
          <w:rPr>
            <w:rFonts w:ascii="IRNazanin" w:hAnsi="IRNazanin" w:cs="B Nazanin"/>
            <w:rtl/>
          </w:rPr>
          <w:fldChar w:fldCharType="separate"/>
        </w:r>
      </w:del>
      <w:del w:id="1340" w:author="R" w:date="2026-05-30T10:10:00Z">
        <w:r w:rsidR="00741D6D" w:rsidRPr="007506E2" w:rsidDel="008130CA">
          <w:rPr>
            <w:rFonts w:ascii="IRNazanin" w:hAnsi="IRNazanin" w:cs="B Nazanin"/>
            <w:noProof/>
            <w:rtl/>
          </w:rPr>
          <w:delText>8</w:delText>
        </w:r>
      </w:del>
      <w:del w:id="1341" w:author="R" w:date="2026-05-30T15:27:00Z">
        <w:r w:rsidRPr="007506E2" w:rsidDel="004B5D1F">
          <w:rPr>
            <w:rFonts w:ascii="IRNazanin" w:hAnsi="IRNazanin" w:cs="B Nazanin"/>
            <w:rtl/>
          </w:rPr>
          <w:fldChar w:fldCharType="end"/>
        </w:r>
        <w:r w:rsidRPr="007506E2" w:rsidDel="004B5D1F">
          <w:rPr>
            <w:rFonts w:ascii="IRNazanin" w:hAnsi="IRNazanin" w:cs="B Nazanin"/>
            <w:noProof/>
            <w:rtl/>
            <w:lang w:bidi="fa-IR"/>
          </w:rPr>
          <w:delText xml:space="preserve"> : بررسی تعداد داده‌های </w:delText>
        </w:r>
        <w:r w:rsidR="00C87FFA" w:rsidRPr="007506E2" w:rsidDel="004B5D1F">
          <w:rPr>
            <w:rFonts w:ascii="IRNazanin" w:hAnsi="IRNazanin" w:cs="B Nazanin" w:hint="cs"/>
            <w:noProof/>
            <w:rtl/>
            <w:lang w:bidi="fa-IR"/>
          </w:rPr>
          <w:delText>صفر</w:delText>
        </w:r>
        <w:r w:rsidRPr="007506E2" w:rsidDel="004B5D1F">
          <w:rPr>
            <w:rFonts w:ascii="IRNazanin" w:hAnsi="IRNazanin" w:cs="B Nazanin"/>
            <w:noProof/>
            <w:rtl/>
            <w:lang w:bidi="fa-IR"/>
          </w:rPr>
          <w:delText xml:space="preserve"> بصورت فصلی</w:delText>
        </w:r>
      </w:del>
      <w:bookmarkEnd w:id="1338"/>
    </w:p>
    <w:p w14:paraId="690D9E33" w14:textId="0B01D665" w:rsidR="004B5D1F" w:rsidRPr="004B5D1F" w:rsidRDefault="004B5D1F">
      <w:pPr>
        <w:pStyle w:val="Caption"/>
        <w:keepNext/>
        <w:jc w:val="center"/>
        <w:rPr>
          <w:ins w:id="1342" w:author="R" w:date="2026-05-30T15:27:00Z"/>
          <w:rFonts w:cs="B Nazanin"/>
          <w:rPrChange w:id="1343" w:author="R" w:date="2026-05-30T15:27:00Z">
            <w:rPr>
              <w:ins w:id="1344" w:author="R" w:date="2026-05-30T15:27:00Z"/>
            </w:rPr>
          </w:rPrChange>
        </w:rPr>
        <w:pPrChange w:id="1345" w:author="R" w:date="2026-05-30T15:27:00Z">
          <w:pPr/>
        </w:pPrChange>
      </w:pPr>
      <w:bookmarkStart w:id="1346" w:name="_Ref231047523"/>
      <w:bookmarkStart w:id="1347" w:name="_Toc231047953"/>
      <w:ins w:id="1348" w:author="R" w:date="2026-05-30T15:27:00Z">
        <w:r w:rsidRPr="004B5D1F">
          <w:rPr>
            <w:rFonts w:cs="B Nazanin" w:hint="eastAsia"/>
            <w:i w:val="0"/>
            <w:iCs w:val="0"/>
            <w:color w:val="auto"/>
            <w:sz w:val="22"/>
            <w:szCs w:val="22"/>
            <w:rtl/>
            <w:rPrChange w:id="1349" w:author="R" w:date="2026-05-30T15:27:00Z">
              <w:rPr>
                <w:rFonts w:hint="eastAsia"/>
                <w:rtl/>
              </w:rPr>
            </w:rPrChange>
          </w:rPr>
          <w:t>جدول</w:t>
        </w:r>
        <w:r w:rsidRPr="004B5D1F">
          <w:rPr>
            <w:rFonts w:cs="B Nazanin"/>
            <w:i w:val="0"/>
            <w:iCs w:val="0"/>
            <w:color w:val="auto"/>
            <w:sz w:val="22"/>
            <w:szCs w:val="22"/>
            <w:rtl/>
            <w:rPrChange w:id="1350" w:author="R" w:date="2026-05-30T15:27:00Z">
              <w:rPr>
                <w:rtl/>
              </w:rPr>
            </w:rPrChange>
          </w:rPr>
          <w:t xml:space="preserve"> </w:t>
        </w:r>
        <w:r w:rsidRPr="004B5D1F">
          <w:rPr>
            <w:rFonts w:cs="B Nazanin"/>
            <w:i w:val="0"/>
            <w:iCs w:val="0"/>
            <w:color w:val="auto"/>
            <w:sz w:val="22"/>
            <w:szCs w:val="22"/>
            <w:rtl/>
            <w:rPrChange w:id="1351" w:author="R" w:date="2026-05-30T15:27:00Z">
              <w:rPr>
                <w:rtl/>
              </w:rPr>
            </w:rPrChange>
          </w:rPr>
          <w:fldChar w:fldCharType="begin"/>
        </w:r>
        <w:r w:rsidRPr="004B5D1F">
          <w:rPr>
            <w:rFonts w:cs="B Nazanin"/>
            <w:i w:val="0"/>
            <w:iCs w:val="0"/>
            <w:color w:val="auto"/>
            <w:sz w:val="22"/>
            <w:szCs w:val="22"/>
            <w:rtl/>
            <w:rPrChange w:id="1352" w:author="R" w:date="2026-05-30T15:27:00Z">
              <w:rPr>
                <w:rtl/>
              </w:rPr>
            </w:rPrChange>
          </w:rPr>
          <w:instrText xml:space="preserve"> </w:instrText>
        </w:r>
        <w:r w:rsidRPr="004B5D1F">
          <w:rPr>
            <w:rFonts w:cs="B Nazanin"/>
            <w:i w:val="0"/>
            <w:iCs w:val="0"/>
            <w:color w:val="auto"/>
            <w:sz w:val="22"/>
            <w:szCs w:val="22"/>
            <w:rPrChange w:id="1353" w:author="R" w:date="2026-05-30T15:27:00Z">
              <w:rPr/>
            </w:rPrChange>
          </w:rPr>
          <w:instrText>SEQ</w:instrText>
        </w:r>
        <w:r w:rsidRPr="004B5D1F">
          <w:rPr>
            <w:rFonts w:cs="B Nazanin"/>
            <w:i w:val="0"/>
            <w:iCs w:val="0"/>
            <w:color w:val="auto"/>
            <w:sz w:val="22"/>
            <w:szCs w:val="22"/>
            <w:rtl/>
            <w:rPrChange w:id="1354" w:author="R" w:date="2026-05-30T15:27:00Z">
              <w:rPr>
                <w:rtl/>
              </w:rPr>
            </w:rPrChange>
          </w:rPr>
          <w:instrText xml:space="preserve"> جدول \* </w:instrText>
        </w:r>
        <w:r w:rsidRPr="004B5D1F">
          <w:rPr>
            <w:rFonts w:cs="B Nazanin"/>
            <w:i w:val="0"/>
            <w:iCs w:val="0"/>
            <w:color w:val="auto"/>
            <w:sz w:val="22"/>
            <w:szCs w:val="22"/>
            <w:rPrChange w:id="1355" w:author="R" w:date="2026-05-30T15:27:00Z">
              <w:rPr/>
            </w:rPrChange>
          </w:rPr>
          <w:instrText>ARABIC</w:instrText>
        </w:r>
        <w:r w:rsidRPr="004B5D1F">
          <w:rPr>
            <w:rFonts w:cs="B Nazanin"/>
            <w:i w:val="0"/>
            <w:iCs w:val="0"/>
            <w:color w:val="auto"/>
            <w:sz w:val="22"/>
            <w:szCs w:val="22"/>
            <w:rtl/>
            <w:rPrChange w:id="1356" w:author="R" w:date="2026-05-30T15:27:00Z">
              <w:rPr>
                <w:rtl/>
              </w:rPr>
            </w:rPrChange>
          </w:rPr>
          <w:instrText xml:space="preserve"> </w:instrText>
        </w:r>
      </w:ins>
      <w:r w:rsidRPr="004B5D1F">
        <w:rPr>
          <w:rFonts w:cs="B Nazanin"/>
          <w:i w:val="0"/>
          <w:iCs w:val="0"/>
          <w:color w:val="auto"/>
          <w:sz w:val="22"/>
          <w:szCs w:val="22"/>
          <w:rtl/>
          <w:rPrChange w:id="1357" w:author="R" w:date="2026-05-30T15:27:00Z">
            <w:rPr>
              <w:rtl/>
            </w:rPr>
          </w:rPrChange>
        </w:rPr>
        <w:fldChar w:fldCharType="separate"/>
      </w:r>
      <w:ins w:id="1358" w:author="R" w:date="2026-05-30T15:27:00Z">
        <w:r w:rsidRPr="004B5D1F">
          <w:rPr>
            <w:rFonts w:cs="B Nazanin"/>
            <w:i w:val="0"/>
            <w:iCs w:val="0"/>
            <w:noProof/>
            <w:color w:val="auto"/>
            <w:sz w:val="22"/>
            <w:szCs w:val="22"/>
            <w:rtl/>
            <w:rPrChange w:id="1359" w:author="R" w:date="2026-05-30T15:27:00Z">
              <w:rPr>
                <w:noProof/>
                <w:rtl/>
              </w:rPr>
            </w:rPrChange>
          </w:rPr>
          <w:t>5</w:t>
        </w:r>
        <w:r w:rsidRPr="004B5D1F">
          <w:rPr>
            <w:rFonts w:cs="B Nazanin"/>
            <w:i w:val="0"/>
            <w:iCs w:val="0"/>
            <w:color w:val="auto"/>
            <w:sz w:val="22"/>
            <w:szCs w:val="22"/>
            <w:rtl/>
            <w:rPrChange w:id="1360" w:author="R" w:date="2026-05-30T15:27:00Z">
              <w:rPr>
                <w:rtl/>
              </w:rPr>
            </w:rPrChange>
          </w:rPr>
          <w:fldChar w:fldCharType="end"/>
        </w:r>
        <w:bookmarkEnd w:id="1346"/>
        <w:r w:rsidRPr="004B5D1F">
          <w:rPr>
            <w:rFonts w:cs="B Nazanin"/>
            <w:i w:val="0"/>
            <w:iCs w:val="0"/>
            <w:color w:val="auto"/>
            <w:sz w:val="22"/>
            <w:szCs w:val="22"/>
            <w:rtl/>
            <w:lang w:bidi="fa-IR"/>
            <w:rPrChange w:id="1361" w:author="R" w:date="2026-05-30T15:27:00Z">
              <w:rPr>
                <w:rtl/>
                <w:lang w:bidi="fa-IR"/>
              </w:rPr>
            </w:rPrChange>
          </w:rPr>
          <w:t xml:space="preserve"> : </w:t>
        </w:r>
        <w:r w:rsidRPr="004B5D1F">
          <w:rPr>
            <w:rFonts w:cs="B Nazanin" w:hint="eastAsia"/>
            <w:i w:val="0"/>
            <w:iCs w:val="0"/>
            <w:color w:val="auto"/>
            <w:sz w:val="22"/>
            <w:szCs w:val="22"/>
            <w:rtl/>
            <w:lang w:bidi="fa-IR"/>
            <w:rPrChange w:id="1362" w:author="R" w:date="2026-05-30T15:27:00Z">
              <w:rPr>
                <w:rFonts w:cs="Arial" w:hint="eastAsia"/>
                <w:rtl/>
                <w:lang w:bidi="fa-IR"/>
              </w:rPr>
            </w:rPrChange>
          </w:rPr>
          <w:t>تعداد</w:t>
        </w:r>
        <w:r w:rsidRPr="004B5D1F">
          <w:rPr>
            <w:rFonts w:cs="B Nazanin"/>
            <w:i w:val="0"/>
            <w:iCs w:val="0"/>
            <w:color w:val="auto"/>
            <w:sz w:val="22"/>
            <w:szCs w:val="22"/>
            <w:rtl/>
            <w:lang w:bidi="fa-IR"/>
            <w:rPrChange w:id="1363" w:author="R" w:date="2026-05-30T15:27:00Z">
              <w:rPr>
                <w:rFonts w:cs="Arial"/>
                <w:rtl/>
                <w:lang w:bidi="fa-IR"/>
              </w:rPr>
            </w:rPrChange>
          </w:rPr>
          <w:t xml:space="preserve"> </w:t>
        </w:r>
        <w:r w:rsidRPr="004B5D1F">
          <w:rPr>
            <w:rFonts w:cs="B Nazanin" w:hint="eastAsia"/>
            <w:i w:val="0"/>
            <w:iCs w:val="0"/>
            <w:color w:val="auto"/>
            <w:sz w:val="22"/>
            <w:szCs w:val="22"/>
            <w:rtl/>
            <w:lang w:bidi="fa-IR"/>
            <w:rPrChange w:id="1364" w:author="R" w:date="2026-05-30T15:27:00Z">
              <w:rPr>
                <w:rFonts w:cs="Arial" w:hint="eastAsia"/>
                <w:rtl/>
                <w:lang w:bidi="fa-IR"/>
              </w:rPr>
            </w:rPrChange>
          </w:rPr>
          <w:t>داده‌ها</w:t>
        </w:r>
        <w:r w:rsidRPr="004B5D1F">
          <w:rPr>
            <w:rFonts w:cs="B Nazanin" w:hint="cs"/>
            <w:i w:val="0"/>
            <w:iCs w:val="0"/>
            <w:color w:val="auto"/>
            <w:sz w:val="22"/>
            <w:szCs w:val="22"/>
            <w:rtl/>
            <w:lang w:bidi="fa-IR"/>
            <w:rPrChange w:id="1365" w:author="R" w:date="2026-05-30T15:27:00Z">
              <w:rPr>
                <w:rFonts w:cs="Arial" w:hint="cs"/>
                <w:rtl/>
                <w:lang w:bidi="fa-IR"/>
              </w:rPr>
            </w:rPrChange>
          </w:rPr>
          <w:t>ی</w:t>
        </w:r>
        <w:r w:rsidRPr="004B5D1F">
          <w:rPr>
            <w:rFonts w:cs="B Nazanin"/>
            <w:i w:val="0"/>
            <w:iCs w:val="0"/>
            <w:color w:val="auto"/>
            <w:sz w:val="22"/>
            <w:szCs w:val="22"/>
            <w:rtl/>
            <w:lang w:bidi="fa-IR"/>
            <w:rPrChange w:id="1366" w:author="R" w:date="2026-05-30T15:27:00Z">
              <w:rPr>
                <w:rFonts w:cs="Arial"/>
                <w:rtl/>
                <w:lang w:bidi="fa-IR"/>
              </w:rPr>
            </w:rPrChange>
          </w:rPr>
          <w:t xml:space="preserve"> </w:t>
        </w:r>
        <w:r w:rsidRPr="004B5D1F">
          <w:rPr>
            <w:rFonts w:cs="B Nazanin" w:hint="eastAsia"/>
            <w:i w:val="0"/>
            <w:iCs w:val="0"/>
            <w:color w:val="auto"/>
            <w:sz w:val="22"/>
            <w:szCs w:val="22"/>
            <w:rtl/>
            <w:lang w:bidi="fa-IR"/>
            <w:rPrChange w:id="1367" w:author="R" w:date="2026-05-30T15:27:00Z">
              <w:rPr>
                <w:rFonts w:cs="Arial" w:hint="eastAsia"/>
                <w:rtl/>
                <w:lang w:bidi="fa-IR"/>
              </w:rPr>
            </w:rPrChange>
          </w:rPr>
          <w:t>صفر</w:t>
        </w:r>
        <w:r w:rsidRPr="004B5D1F">
          <w:rPr>
            <w:rFonts w:cs="B Nazanin"/>
            <w:i w:val="0"/>
            <w:iCs w:val="0"/>
            <w:color w:val="auto"/>
            <w:sz w:val="22"/>
            <w:szCs w:val="22"/>
            <w:rtl/>
            <w:lang w:bidi="fa-IR"/>
            <w:rPrChange w:id="1368" w:author="R" w:date="2026-05-30T15:27:00Z">
              <w:rPr>
                <w:rFonts w:cs="Arial"/>
                <w:rtl/>
                <w:lang w:bidi="fa-IR"/>
              </w:rPr>
            </w:rPrChange>
          </w:rPr>
          <w:t xml:space="preserve"> </w:t>
        </w:r>
        <w:r w:rsidRPr="004B5D1F">
          <w:rPr>
            <w:rFonts w:cs="B Nazanin" w:hint="eastAsia"/>
            <w:i w:val="0"/>
            <w:iCs w:val="0"/>
            <w:color w:val="auto"/>
            <w:sz w:val="22"/>
            <w:szCs w:val="22"/>
            <w:rtl/>
            <w:lang w:bidi="fa-IR"/>
            <w:rPrChange w:id="1369" w:author="R" w:date="2026-05-30T15:27:00Z">
              <w:rPr>
                <w:rFonts w:cs="Arial" w:hint="eastAsia"/>
                <w:rtl/>
                <w:lang w:bidi="fa-IR"/>
              </w:rPr>
            </w:rPrChange>
          </w:rPr>
          <w:t>بصورت</w:t>
        </w:r>
        <w:r w:rsidRPr="004B5D1F">
          <w:rPr>
            <w:rFonts w:cs="B Nazanin"/>
            <w:i w:val="0"/>
            <w:iCs w:val="0"/>
            <w:color w:val="auto"/>
            <w:sz w:val="22"/>
            <w:szCs w:val="22"/>
            <w:rtl/>
            <w:lang w:bidi="fa-IR"/>
            <w:rPrChange w:id="1370" w:author="R" w:date="2026-05-30T15:27:00Z">
              <w:rPr>
                <w:rFonts w:cs="Arial"/>
                <w:rtl/>
                <w:lang w:bidi="fa-IR"/>
              </w:rPr>
            </w:rPrChange>
          </w:rPr>
          <w:t xml:space="preserve"> </w:t>
        </w:r>
        <w:r w:rsidRPr="004B5D1F">
          <w:rPr>
            <w:rFonts w:cs="B Nazanin" w:hint="eastAsia"/>
            <w:i w:val="0"/>
            <w:iCs w:val="0"/>
            <w:color w:val="auto"/>
            <w:sz w:val="22"/>
            <w:szCs w:val="22"/>
            <w:rtl/>
            <w:lang w:bidi="fa-IR"/>
            <w:rPrChange w:id="1371" w:author="R" w:date="2026-05-30T15:27:00Z">
              <w:rPr>
                <w:rFonts w:cs="Arial" w:hint="eastAsia"/>
                <w:rtl/>
                <w:lang w:bidi="fa-IR"/>
              </w:rPr>
            </w:rPrChange>
          </w:rPr>
          <w:t>فصل</w:t>
        </w:r>
        <w:r w:rsidRPr="004B5D1F">
          <w:rPr>
            <w:rFonts w:cs="B Nazanin" w:hint="cs"/>
            <w:i w:val="0"/>
            <w:iCs w:val="0"/>
            <w:color w:val="auto"/>
            <w:sz w:val="22"/>
            <w:szCs w:val="22"/>
            <w:rtl/>
            <w:lang w:bidi="fa-IR"/>
            <w:rPrChange w:id="1372" w:author="R" w:date="2026-05-30T15:27:00Z">
              <w:rPr>
                <w:rFonts w:cs="Arial" w:hint="cs"/>
                <w:rtl/>
                <w:lang w:bidi="fa-IR"/>
              </w:rPr>
            </w:rPrChange>
          </w:rPr>
          <w:t>ی</w:t>
        </w:r>
        <w:bookmarkEnd w:id="1347"/>
      </w:ins>
    </w:p>
    <w:tbl>
      <w:tblPr>
        <w:tblStyle w:val="PlainTable2"/>
        <w:bidiVisual/>
        <w:tblW w:w="0" w:type="auto"/>
        <w:jc w:val="center"/>
        <w:tblLook w:val="04A0" w:firstRow="1" w:lastRow="0" w:firstColumn="1" w:lastColumn="0" w:noHBand="0" w:noVBand="1"/>
        <w:tblPrChange w:id="1373" w:author="R" w:date="2026-05-30T15:32:00Z">
          <w:tblPr>
            <w:tblStyle w:val="PlainTable2"/>
            <w:bidiVisual/>
            <w:tblW w:w="0" w:type="auto"/>
            <w:jc w:val="center"/>
            <w:tblLook w:val="04A0" w:firstRow="1" w:lastRow="0" w:firstColumn="1" w:lastColumn="0" w:noHBand="0" w:noVBand="1"/>
          </w:tblPr>
        </w:tblPrChange>
      </w:tblPr>
      <w:tblGrid>
        <w:gridCol w:w="1604"/>
        <w:gridCol w:w="1671"/>
        <w:gridCol w:w="1397"/>
        <w:tblGridChange w:id="1374">
          <w:tblGrid>
            <w:gridCol w:w="1639"/>
            <w:gridCol w:w="1734"/>
            <w:gridCol w:w="1486"/>
          </w:tblGrid>
        </w:tblGridChange>
      </w:tblGrid>
      <w:tr w:rsidR="0015037F" w:rsidRPr="007506E2" w14:paraId="706E5D38" w14:textId="77777777" w:rsidTr="0015037F">
        <w:trPr>
          <w:cnfStyle w:val="100000000000" w:firstRow="1" w:lastRow="0" w:firstColumn="0" w:lastColumn="0" w:oddVBand="0" w:evenVBand="0" w:oddHBand="0" w:evenHBand="0" w:firstRowFirstColumn="0" w:firstRowLastColumn="0" w:lastRowFirstColumn="0" w:lastRowLastColumn="0"/>
          <w:trHeight w:val="290"/>
          <w:jc w:val="center"/>
          <w:trPrChange w:id="1375" w:author="R" w:date="2026-05-30T15:32:00Z">
            <w:trPr>
              <w:trHeight w:val="290"/>
              <w:jc w:val="center"/>
            </w:trPr>
          </w:trPrChange>
        </w:trPr>
        <w:tc>
          <w:tcPr>
            <w:cnfStyle w:val="001000000000" w:firstRow="0" w:lastRow="0" w:firstColumn="1" w:lastColumn="0" w:oddVBand="0" w:evenVBand="0" w:oddHBand="0" w:evenHBand="0" w:firstRowFirstColumn="0" w:firstRowLastColumn="0" w:lastRowFirstColumn="0" w:lastRowLastColumn="0"/>
            <w:tcW w:w="0" w:type="dxa"/>
            <w:tcPrChange w:id="1376" w:author="R" w:date="2026-05-30T15:32:00Z">
              <w:tcPr>
                <w:tcW w:w="1485" w:type="dxa"/>
              </w:tcPr>
            </w:tcPrChange>
          </w:tcPr>
          <w:p w14:paraId="66E85528" w14:textId="734BCB9C" w:rsidR="0015037F" w:rsidRPr="0015037F" w:rsidRDefault="0015037F" w:rsidP="00732382">
            <w:pPr>
              <w:spacing w:after="100"/>
              <w:jc w:val="center"/>
              <w:cnfStyle w:val="101000000000" w:firstRow="1" w:lastRow="0" w:firstColumn="1" w:lastColumn="0" w:oddVBand="0" w:evenVBand="0" w:oddHBand="0" w:evenHBand="0" w:firstRowFirstColumn="0" w:firstRowLastColumn="0" w:lastRowFirstColumn="0" w:lastRowLastColumn="0"/>
              <w:rPr>
                <w:rFonts w:ascii="IRNazanin" w:eastAsia="Times New Roman" w:hAnsi="IRNazanin" w:cs="B Nazanin"/>
                <w:b w:val="0"/>
                <w:bCs w:val="0"/>
                <w:rtl/>
                <w:lang w:bidi="fa-IR"/>
                <w:rPrChange w:id="1377" w:author="R" w:date="2026-05-30T15:32:00Z">
                  <w:rPr>
                    <w:rFonts w:ascii="IRNazanin" w:eastAsia="Times New Roman" w:hAnsi="IRNazanin" w:cs="B Nazanin"/>
                    <w:rtl/>
                    <w:lang w:bidi="fa-IR"/>
                  </w:rPr>
                </w:rPrChange>
              </w:rPr>
            </w:pPr>
            <w:ins w:id="1378" w:author="R" w:date="2026-05-30T15:32:00Z">
              <w:r w:rsidRPr="0015037F">
                <w:rPr>
                  <w:rFonts w:cs="B Nazanin" w:hint="eastAsia"/>
                  <w:rtl/>
                  <w:rPrChange w:id="1379" w:author="R" w:date="2026-05-30T15:32:00Z">
                    <w:rPr>
                      <w:rFonts w:hint="eastAsia"/>
                      <w:rtl/>
                    </w:rPr>
                  </w:rPrChange>
                </w:rPr>
                <w:t>فصل</w:t>
              </w:r>
            </w:ins>
            <w:del w:id="1380" w:author="R" w:date="2026-05-30T15:32:00Z">
              <w:r w:rsidRPr="0015037F" w:rsidDel="00B2140C">
                <w:rPr>
                  <w:rFonts w:cs="B Nazanin"/>
                  <w:rtl/>
                </w:rPr>
                <w:delText>فصل</w:delText>
              </w:r>
            </w:del>
          </w:p>
        </w:tc>
        <w:tc>
          <w:tcPr>
            <w:tcW w:w="0" w:type="dxa"/>
            <w:tcPrChange w:id="1381" w:author="R" w:date="2026-05-30T15:32:00Z">
              <w:tcPr>
                <w:tcW w:w="1486" w:type="dxa"/>
              </w:tcPr>
            </w:tcPrChange>
          </w:tcPr>
          <w:p w14:paraId="7A17CCC6" w14:textId="4C51B9C7" w:rsidR="0015037F" w:rsidRPr="0015037F" w:rsidRDefault="0015037F">
            <w:pPr>
              <w:spacing w:after="100"/>
              <w:jc w:val="center"/>
              <w:cnfStyle w:val="100000000000" w:firstRow="1" w:lastRow="0" w:firstColumn="0" w:lastColumn="0" w:oddVBand="0" w:evenVBand="0" w:oddHBand="0" w:evenHBand="0" w:firstRowFirstColumn="0" w:firstRowLastColumn="0" w:lastRowFirstColumn="0" w:lastRowLastColumn="0"/>
              <w:rPr>
                <w:rFonts w:ascii="IRNazanin" w:eastAsia="Times New Roman" w:hAnsi="IRNazanin" w:cs="B Nazanin"/>
                <w:b w:val="0"/>
                <w:bCs w:val="0"/>
                <w:rtl/>
                <w:lang w:bidi="fa-IR"/>
                <w:rPrChange w:id="1382" w:author="R" w:date="2026-05-30T15:32:00Z">
                  <w:rPr>
                    <w:rFonts w:ascii="IRNazanin" w:eastAsia="Times New Roman" w:hAnsi="IRNazanin" w:cs="B Nazanin"/>
                    <w:rtl/>
                    <w:lang w:bidi="fa-IR"/>
                  </w:rPr>
                </w:rPrChange>
              </w:rPr>
              <w:pPrChange w:id="1383" w:author="R" w:date="2026-05-30T15:32:00Z">
                <w:pPr>
                  <w:spacing w:after="100"/>
                  <w:jc w:val="center"/>
                  <w:cnfStyle w:val="100000000000" w:firstRow="1" w:lastRow="0" w:firstColumn="0" w:lastColumn="0" w:oddVBand="0" w:evenVBand="0" w:oddHBand="0" w:evenHBand="0" w:firstRowFirstColumn="0" w:firstRowLastColumn="0" w:lastRowFirstColumn="0" w:lastRowLastColumn="0"/>
                </w:pPr>
              </w:pPrChange>
            </w:pPr>
            <w:ins w:id="1384" w:author="R" w:date="2026-05-30T15:32:00Z">
              <w:r w:rsidRPr="0015037F">
                <w:rPr>
                  <w:rFonts w:cs="B Nazanin" w:hint="eastAsia"/>
                  <w:rtl/>
                  <w:rPrChange w:id="1385" w:author="R" w:date="2026-05-30T15:32:00Z">
                    <w:rPr>
                      <w:rFonts w:hint="eastAsia"/>
                      <w:rtl/>
                    </w:rPr>
                  </w:rPrChange>
                </w:rPr>
                <w:t>تعداد</w:t>
              </w:r>
            </w:ins>
            <w:del w:id="1386" w:author="R" w:date="2026-05-30T15:32:00Z">
              <w:r w:rsidRPr="0015037F" w:rsidDel="00B2140C">
                <w:rPr>
                  <w:rFonts w:cs="B Nazanin"/>
                  <w:rtl/>
                </w:rPr>
                <w:delText>تعداد</w:delText>
              </w:r>
            </w:del>
          </w:p>
        </w:tc>
        <w:tc>
          <w:tcPr>
            <w:tcW w:w="0" w:type="dxa"/>
            <w:tcPrChange w:id="1387" w:author="R" w:date="2026-05-30T15:32:00Z">
              <w:tcPr>
                <w:tcW w:w="1486" w:type="dxa"/>
              </w:tcPr>
            </w:tcPrChange>
          </w:tcPr>
          <w:p w14:paraId="7E17C1AF" w14:textId="1AB6A60C" w:rsidR="0015037F" w:rsidRPr="0015037F" w:rsidRDefault="0015037F">
            <w:pPr>
              <w:spacing w:after="100"/>
              <w:jc w:val="center"/>
              <w:cnfStyle w:val="100000000000" w:firstRow="1" w:lastRow="0" w:firstColumn="0" w:lastColumn="0" w:oddVBand="0" w:evenVBand="0" w:oddHBand="0" w:evenHBand="0" w:firstRowFirstColumn="0" w:firstRowLastColumn="0" w:lastRowFirstColumn="0" w:lastRowLastColumn="0"/>
              <w:rPr>
                <w:rFonts w:ascii="IRNazanin" w:eastAsia="Times New Roman" w:hAnsi="IRNazanin" w:cs="B Nazanin"/>
                <w:b w:val="0"/>
                <w:bCs w:val="0"/>
                <w:rtl/>
                <w:lang w:bidi="fa-IR"/>
                <w:rPrChange w:id="1388" w:author="R" w:date="2026-05-30T15:32:00Z">
                  <w:rPr>
                    <w:rFonts w:ascii="IRNazanin" w:eastAsia="Times New Roman" w:hAnsi="IRNazanin" w:cs="B Nazanin"/>
                    <w:rtl/>
                    <w:lang w:bidi="fa-IR"/>
                  </w:rPr>
                </w:rPrChange>
              </w:rPr>
              <w:pPrChange w:id="1389" w:author="R" w:date="2026-05-30T15:32:00Z">
                <w:pPr>
                  <w:spacing w:after="100"/>
                  <w:jc w:val="center"/>
                  <w:cnfStyle w:val="100000000000" w:firstRow="1" w:lastRow="0" w:firstColumn="0" w:lastColumn="0" w:oddVBand="0" w:evenVBand="0" w:oddHBand="0" w:evenHBand="0" w:firstRowFirstColumn="0" w:firstRowLastColumn="0" w:lastRowFirstColumn="0" w:lastRowLastColumn="0"/>
                </w:pPr>
              </w:pPrChange>
            </w:pPr>
            <w:ins w:id="1390" w:author="R" w:date="2026-05-30T15:32:00Z">
              <w:r w:rsidRPr="0015037F">
                <w:rPr>
                  <w:rFonts w:cs="B Nazanin" w:hint="eastAsia"/>
                  <w:rtl/>
                  <w:rPrChange w:id="1391" w:author="R" w:date="2026-05-30T15:32:00Z">
                    <w:rPr>
                      <w:rFonts w:hint="eastAsia"/>
                      <w:rtl/>
                    </w:rPr>
                  </w:rPrChange>
                </w:rPr>
                <w:t>درصد</w:t>
              </w:r>
            </w:ins>
            <w:del w:id="1392" w:author="R" w:date="2026-05-30T15:32:00Z">
              <w:r w:rsidRPr="0015037F" w:rsidDel="00B2140C">
                <w:rPr>
                  <w:rFonts w:cs="B Nazanin"/>
                  <w:rtl/>
                </w:rPr>
                <w:delText>درصد</w:delText>
              </w:r>
            </w:del>
          </w:p>
        </w:tc>
      </w:tr>
      <w:tr w:rsidR="0015037F" w:rsidRPr="007506E2" w14:paraId="5F4E4BFD" w14:textId="77777777" w:rsidTr="0015037F">
        <w:trPr>
          <w:cnfStyle w:val="000000100000" w:firstRow="0" w:lastRow="0" w:firstColumn="0" w:lastColumn="0" w:oddVBand="0" w:evenVBand="0" w:oddHBand="1" w:evenHBand="0" w:firstRowFirstColumn="0" w:firstRowLastColumn="0" w:lastRowFirstColumn="0" w:lastRowLastColumn="0"/>
          <w:trHeight w:val="274"/>
          <w:jc w:val="center"/>
          <w:trPrChange w:id="1393" w:author="R" w:date="2026-05-30T15:32:00Z">
            <w:trPr>
              <w:trHeight w:val="274"/>
              <w:jc w:val="center"/>
            </w:trPr>
          </w:trPrChange>
        </w:trPr>
        <w:tc>
          <w:tcPr>
            <w:cnfStyle w:val="001000000000" w:firstRow="0" w:lastRow="0" w:firstColumn="1" w:lastColumn="0" w:oddVBand="0" w:evenVBand="0" w:oddHBand="0" w:evenHBand="0" w:firstRowFirstColumn="0" w:firstRowLastColumn="0" w:lastRowFirstColumn="0" w:lastRowLastColumn="0"/>
            <w:tcW w:w="0" w:type="dxa"/>
            <w:tcPrChange w:id="1394" w:author="R" w:date="2026-05-30T15:32:00Z">
              <w:tcPr>
                <w:tcW w:w="1485" w:type="dxa"/>
              </w:tcPr>
            </w:tcPrChange>
          </w:tcPr>
          <w:p w14:paraId="54FB16EB" w14:textId="45B0F4D7" w:rsidR="0015037F" w:rsidRPr="0015037F" w:rsidRDefault="0015037F" w:rsidP="00732382">
            <w:pPr>
              <w:spacing w:after="100"/>
              <w:jc w:val="center"/>
              <w:cnfStyle w:val="001000100000" w:firstRow="0" w:lastRow="0" w:firstColumn="1" w:lastColumn="0" w:oddVBand="0" w:evenVBand="0" w:oddHBand="1" w:evenHBand="0" w:firstRowFirstColumn="0" w:firstRowLastColumn="0" w:lastRowFirstColumn="0" w:lastRowLastColumn="0"/>
              <w:rPr>
                <w:rFonts w:ascii="IRNazanin" w:eastAsia="Times New Roman" w:hAnsi="IRNazanin" w:cs="B Nazanin"/>
                <w:b w:val="0"/>
                <w:bCs w:val="0"/>
                <w:rtl/>
                <w:lang w:bidi="fa-IR"/>
                <w:rPrChange w:id="1395" w:author="R" w:date="2026-05-30T15:32:00Z">
                  <w:rPr>
                    <w:rFonts w:ascii="IRNazanin" w:eastAsia="Times New Roman" w:hAnsi="IRNazanin" w:cs="B Nazanin"/>
                    <w:rtl/>
                    <w:lang w:bidi="fa-IR"/>
                  </w:rPr>
                </w:rPrChange>
              </w:rPr>
            </w:pPr>
            <w:ins w:id="1396" w:author="R" w:date="2026-05-30T15:32:00Z">
              <w:r w:rsidRPr="0015037F">
                <w:rPr>
                  <w:rFonts w:cs="B Nazanin" w:hint="eastAsia"/>
                  <w:rtl/>
                  <w:rPrChange w:id="1397" w:author="R" w:date="2026-05-30T15:32:00Z">
                    <w:rPr>
                      <w:rFonts w:hint="eastAsia"/>
                      <w:rtl/>
                    </w:rPr>
                  </w:rPrChange>
                </w:rPr>
                <w:t>بهار</w:t>
              </w:r>
            </w:ins>
            <w:del w:id="1398" w:author="R" w:date="2026-05-30T15:32:00Z">
              <w:r w:rsidRPr="0015037F" w:rsidDel="00B2140C">
                <w:rPr>
                  <w:rFonts w:cs="B Nazanin"/>
                  <w:rtl/>
                </w:rPr>
                <w:delText>بهار</w:delText>
              </w:r>
            </w:del>
          </w:p>
        </w:tc>
        <w:tc>
          <w:tcPr>
            <w:tcW w:w="0" w:type="dxa"/>
            <w:tcPrChange w:id="1399" w:author="R" w:date="2026-05-30T15:32:00Z">
              <w:tcPr>
                <w:tcW w:w="1486" w:type="dxa"/>
              </w:tcPr>
            </w:tcPrChange>
          </w:tcPr>
          <w:p w14:paraId="3FAB0CAA" w14:textId="1F9AE353" w:rsidR="0015037F" w:rsidRPr="0015037F" w:rsidRDefault="0015037F">
            <w:pPr>
              <w:tabs>
                <w:tab w:val="center" w:pos="777"/>
              </w:tabs>
              <w:spacing w:after="100"/>
              <w:jc w:val="center"/>
              <w:cnfStyle w:val="000000100000" w:firstRow="0" w:lastRow="0" w:firstColumn="0" w:lastColumn="0" w:oddVBand="0" w:evenVBand="0" w:oddHBand="1" w:evenHBand="0" w:firstRowFirstColumn="0" w:firstRowLastColumn="0" w:lastRowFirstColumn="0" w:lastRowLastColumn="0"/>
              <w:rPr>
                <w:rFonts w:ascii="IRNazanin" w:eastAsia="Times New Roman" w:hAnsi="IRNazanin" w:cs="B Nazanin"/>
                <w:rtl/>
                <w:lang w:bidi="fa-IR"/>
              </w:rPr>
              <w:pPrChange w:id="1400" w:author="R" w:date="2026-05-30T15:32:00Z">
                <w:pPr>
                  <w:tabs>
                    <w:tab w:val="center" w:pos="777"/>
                  </w:tabs>
                  <w:spacing w:after="100"/>
                  <w:cnfStyle w:val="000000100000" w:firstRow="0" w:lastRow="0" w:firstColumn="0" w:lastColumn="0" w:oddVBand="0" w:evenVBand="0" w:oddHBand="1" w:evenHBand="0" w:firstRowFirstColumn="0" w:firstRowLastColumn="0" w:lastRowFirstColumn="0" w:lastRowLastColumn="0"/>
                </w:pPr>
              </w:pPrChange>
            </w:pPr>
            <w:ins w:id="1401" w:author="R" w:date="2026-05-30T15:32:00Z">
              <w:r w:rsidRPr="0015037F">
                <w:rPr>
                  <w:rFonts w:cs="B Nazanin"/>
                  <w:rtl/>
                  <w:lang w:bidi="fa-IR"/>
                  <w:rPrChange w:id="1402" w:author="R" w:date="2026-05-30T15:32:00Z">
                    <w:rPr>
                      <w:rtl/>
                      <w:lang w:bidi="fa-IR"/>
                    </w:rPr>
                  </w:rPrChange>
                </w:rPr>
                <w:t>۴۵۰۹۱</w:t>
              </w:r>
            </w:ins>
            <w:del w:id="1403" w:author="R" w:date="2026-05-30T15:32:00Z">
              <w:r w:rsidRPr="0015037F" w:rsidDel="00B2140C">
                <w:rPr>
                  <w:rFonts w:cs="B Nazanin"/>
                  <w:rtl/>
                  <w:lang w:bidi="fa-IR"/>
                </w:rPr>
                <w:tab/>
                <w:delText>۴۵۰۹۱.۰</w:delText>
              </w:r>
            </w:del>
          </w:p>
        </w:tc>
        <w:tc>
          <w:tcPr>
            <w:tcW w:w="0" w:type="dxa"/>
            <w:tcPrChange w:id="1404" w:author="R" w:date="2026-05-30T15:32:00Z">
              <w:tcPr>
                <w:tcW w:w="1486" w:type="dxa"/>
              </w:tcPr>
            </w:tcPrChange>
          </w:tcPr>
          <w:p w14:paraId="2011A0B0" w14:textId="374CB169" w:rsidR="0015037F" w:rsidRPr="0015037F" w:rsidRDefault="0015037F" w:rsidP="00732382">
            <w:pPr>
              <w:spacing w:after="100"/>
              <w:jc w:val="center"/>
              <w:cnfStyle w:val="000000100000" w:firstRow="0" w:lastRow="0" w:firstColumn="0" w:lastColumn="0" w:oddVBand="0" w:evenVBand="0" w:oddHBand="1" w:evenHBand="0" w:firstRowFirstColumn="0" w:firstRowLastColumn="0" w:lastRowFirstColumn="0" w:lastRowLastColumn="0"/>
              <w:rPr>
                <w:rFonts w:ascii="IRNazanin" w:eastAsia="Times New Roman" w:hAnsi="IRNazanin" w:cs="B Nazanin"/>
                <w:rtl/>
                <w:lang w:bidi="fa-IR"/>
              </w:rPr>
            </w:pPr>
            <w:ins w:id="1405" w:author="R" w:date="2026-05-30T15:32:00Z">
              <w:r w:rsidRPr="0015037F">
                <w:rPr>
                  <w:rFonts w:cs="B Nazanin"/>
                  <w:rtl/>
                  <w:lang w:bidi="fa-IR"/>
                  <w:rPrChange w:id="1406" w:author="R" w:date="2026-05-30T15:32:00Z">
                    <w:rPr>
                      <w:rtl/>
                      <w:lang w:bidi="fa-IR"/>
                    </w:rPr>
                  </w:rPrChange>
                </w:rPr>
                <w:t>۱۳.۶۶</w:t>
              </w:r>
            </w:ins>
            <w:del w:id="1407" w:author="R" w:date="2026-05-30T15:32:00Z">
              <w:r w:rsidRPr="0015037F" w:rsidDel="00B2140C">
                <w:rPr>
                  <w:rFonts w:cs="B Nazanin"/>
                  <w:rtl/>
                  <w:lang w:bidi="fa-IR"/>
                </w:rPr>
                <w:delText>۲۷.۳۱</w:delText>
              </w:r>
            </w:del>
          </w:p>
        </w:tc>
      </w:tr>
      <w:tr w:rsidR="0015037F" w:rsidRPr="007506E2" w14:paraId="762FDF44" w14:textId="77777777" w:rsidTr="0015037F">
        <w:trPr>
          <w:trHeight w:val="290"/>
          <w:jc w:val="center"/>
          <w:trPrChange w:id="1408" w:author="R" w:date="2026-05-30T15:32:00Z">
            <w:trPr>
              <w:trHeight w:val="290"/>
              <w:jc w:val="center"/>
            </w:trPr>
          </w:trPrChange>
        </w:trPr>
        <w:tc>
          <w:tcPr>
            <w:cnfStyle w:val="001000000000" w:firstRow="0" w:lastRow="0" w:firstColumn="1" w:lastColumn="0" w:oddVBand="0" w:evenVBand="0" w:oddHBand="0" w:evenHBand="0" w:firstRowFirstColumn="0" w:firstRowLastColumn="0" w:lastRowFirstColumn="0" w:lastRowLastColumn="0"/>
            <w:tcW w:w="0" w:type="dxa"/>
            <w:tcPrChange w:id="1409" w:author="R" w:date="2026-05-30T15:32:00Z">
              <w:tcPr>
                <w:tcW w:w="1485" w:type="dxa"/>
              </w:tcPr>
            </w:tcPrChange>
          </w:tcPr>
          <w:p w14:paraId="59C610C2" w14:textId="48357625" w:rsidR="0015037F" w:rsidRPr="0015037F" w:rsidRDefault="0015037F" w:rsidP="00732382">
            <w:pPr>
              <w:spacing w:after="100"/>
              <w:jc w:val="center"/>
              <w:rPr>
                <w:rFonts w:ascii="IRNazanin" w:eastAsia="Times New Roman" w:hAnsi="IRNazanin" w:cs="B Nazanin"/>
                <w:b w:val="0"/>
                <w:bCs w:val="0"/>
                <w:rtl/>
                <w:lang w:bidi="fa-IR"/>
                <w:rPrChange w:id="1410" w:author="R" w:date="2026-05-30T15:32:00Z">
                  <w:rPr>
                    <w:rFonts w:ascii="IRNazanin" w:eastAsia="Times New Roman" w:hAnsi="IRNazanin" w:cs="B Nazanin"/>
                    <w:rtl/>
                    <w:lang w:bidi="fa-IR"/>
                  </w:rPr>
                </w:rPrChange>
              </w:rPr>
            </w:pPr>
            <w:ins w:id="1411" w:author="R" w:date="2026-05-30T15:32:00Z">
              <w:r w:rsidRPr="0015037F">
                <w:rPr>
                  <w:rFonts w:cs="B Nazanin" w:hint="eastAsia"/>
                  <w:rtl/>
                  <w:rPrChange w:id="1412" w:author="R" w:date="2026-05-30T15:32:00Z">
                    <w:rPr>
                      <w:rFonts w:hint="eastAsia"/>
                      <w:rtl/>
                    </w:rPr>
                  </w:rPrChange>
                </w:rPr>
                <w:t>تابستان</w:t>
              </w:r>
            </w:ins>
            <w:del w:id="1413" w:author="R" w:date="2026-05-30T15:32:00Z">
              <w:r w:rsidRPr="0015037F" w:rsidDel="00B2140C">
                <w:rPr>
                  <w:rFonts w:cs="B Nazanin"/>
                  <w:rtl/>
                </w:rPr>
                <w:delText>تابستان</w:delText>
              </w:r>
            </w:del>
          </w:p>
        </w:tc>
        <w:tc>
          <w:tcPr>
            <w:tcW w:w="0" w:type="dxa"/>
            <w:tcPrChange w:id="1414" w:author="R" w:date="2026-05-30T15:32:00Z">
              <w:tcPr>
                <w:tcW w:w="1486" w:type="dxa"/>
              </w:tcPr>
            </w:tcPrChange>
          </w:tcPr>
          <w:p w14:paraId="1E7DD93E" w14:textId="61B63D7D" w:rsidR="0015037F" w:rsidRPr="0015037F" w:rsidRDefault="0015037F">
            <w:pPr>
              <w:spacing w:after="100"/>
              <w:jc w:val="center"/>
              <w:cnfStyle w:val="000000000000" w:firstRow="0" w:lastRow="0" w:firstColumn="0" w:lastColumn="0" w:oddVBand="0" w:evenVBand="0" w:oddHBand="0" w:evenHBand="0" w:firstRowFirstColumn="0" w:firstRowLastColumn="0" w:lastRowFirstColumn="0" w:lastRowLastColumn="0"/>
              <w:rPr>
                <w:rFonts w:ascii="IRNazanin" w:eastAsia="Times New Roman" w:hAnsi="IRNazanin" w:cs="B Nazanin"/>
                <w:rtl/>
                <w:lang w:bidi="fa-IR"/>
              </w:rPr>
              <w:pPrChange w:id="1415" w:author="R" w:date="2026-05-30T15:32:00Z">
                <w:pPr>
                  <w:spacing w:after="100"/>
                  <w:jc w:val="center"/>
                  <w:cnfStyle w:val="000000000000" w:firstRow="0" w:lastRow="0" w:firstColumn="0" w:lastColumn="0" w:oddVBand="0" w:evenVBand="0" w:oddHBand="0" w:evenHBand="0" w:firstRowFirstColumn="0" w:firstRowLastColumn="0" w:lastRowFirstColumn="0" w:lastRowLastColumn="0"/>
                </w:pPr>
              </w:pPrChange>
            </w:pPr>
            <w:ins w:id="1416" w:author="R" w:date="2026-05-30T15:32:00Z">
              <w:r w:rsidRPr="0015037F">
                <w:rPr>
                  <w:rFonts w:cs="B Nazanin"/>
                  <w:rtl/>
                  <w:lang w:bidi="fa-IR"/>
                  <w:rPrChange w:id="1417" w:author="R" w:date="2026-05-30T15:32:00Z">
                    <w:rPr>
                      <w:rtl/>
                      <w:lang w:bidi="fa-IR"/>
                    </w:rPr>
                  </w:rPrChange>
                </w:rPr>
                <w:t>۵۵۴۶۰</w:t>
              </w:r>
            </w:ins>
            <w:del w:id="1418" w:author="R" w:date="2026-05-30T15:32:00Z">
              <w:r w:rsidRPr="0015037F" w:rsidDel="00B2140C">
                <w:rPr>
                  <w:rFonts w:cs="B Nazanin"/>
                  <w:rtl/>
                  <w:lang w:bidi="fa-IR"/>
                </w:rPr>
                <w:delText>۵۵۴۶۰.۰</w:delText>
              </w:r>
            </w:del>
          </w:p>
        </w:tc>
        <w:tc>
          <w:tcPr>
            <w:tcW w:w="0" w:type="dxa"/>
            <w:tcPrChange w:id="1419" w:author="R" w:date="2026-05-30T15:32:00Z">
              <w:tcPr>
                <w:tcW w:w="1486" w:type="dxa"/>
              </w:tcPr>
            </w:tcPrChange>
          </w:tcPr>
          <w:p w14:paraId="5D03CF2D" w14:textId="6D507D76" w:rsidR="0015037F" w:rsidRPr="0015037F" w:rsidRDefault="0015037F">
            <w:pPr>
              <w:spacing w:after="100"/>
              <w:jc w:val="center"/>
              <w:cnfStyle w:val="000000000000" w:firstRow="0" w:lastRow="0" w:firstColumn="0" w:lastColumn="0" w:oddVBand="0" w:evenVBand="0" w:oddHBand="0" w:evenHBand="0" w:firstRowFirstColumn="0" w:firstRowLastColumn="0" w:lastRowFirstColumn="0" w:lastRowLastColumn="0"/>
              <w:rPr>
                <w:rFonts w:ascii="IRNazanin" w:eastAsia="Times New Roman" w:hAnsi="IRNazanin" w:cs="B Nazanin"/>
                <w:rtl/>
                <w:lang w:bidi="fa-IR"/>
              </w:rPr>
              <w:pPrChange w:id="1420" w:author="R" w:date="2026-05-30T15:32:00Z">
                <w:pPr>
                  <w:spacing w:after="100"/>
                  <w:jc w:val="center"/>
                  <w:cnfStyle w:val="000000000000" w:firstRow="0" w:lastRow="0" w:firstColumn="0" w:lastColumn="0" w:oddVBand="0" w:evenVBand="0" w:oddHBand="0" w:evenHBand="0" w:firstRowFirstColumn="0" w:firstRowLastColumn="0" w:lastRowFirstColumn="0" w:lastRowLastColumn="0"/>
                </w:pPr>
              </w:pPrChange>
            </w:pPr>
            <w:ins w:id="1421" w:author="R" w:date="2026-05-30T15:32:00Z">
              <w:r w:rsidRPr="0015037F">
                <w:rPr>
                  <w:rFonts w:cs="B Nazanin"/>
                  <w:rtl/>
                  <w:lang w:bidi="fa-IR"/>
                  <w:rPrChange w:id="1422" w:author="R" w:date="2026-05-30T15:32:00Z">
                    <w:rPr>
                      <w:rtl/>
                      <w:lang w:bidi="fa-IR"/>
                    </w:rPr>
                  </w:rPrChange>
                </w:rPr>
                <w:t>۱۶.۸</w:t>
              </w:r>
            </w:ins>
            <w:del w:id="1423" w:author="R" w:date="2026-05-30T15:32:00Z">
              <w:r w:rsidRPr="0015037F" w:rsidDel="00B2140C">
                <w:rPr>
                  <w:rFonts w:cs="B Nazanin"/>
                  <w:rtl/>
                  <w:lang w:bidi="fa-IR"/>
                </w:rPr>
                <w:delText>۳۳.۵۹</w:delText>
              </w:r>
            </w:del>
          </w:p>
        </w:tc>
      </w:tr>
      <w:tr w:rsidR="0015037F" w:rsidRPr="007506E2" w14:paraId="2307CB8F" w14:textId="77777777" w:rsidTr="0015037F">
        <w:trPr>
          <w:cnfStyle w:val="000000100000" w:firstRow="0" w:lastRow="0" w:firstColumn="0" w:lastColumn="0" w:oddVBand="0" w:evenVBand="0" w:oddHBand="1" w:evenHBand="0" w:firstRowFirstColumn="0" w:firstRowLastColumn="0" w:lastRowFirstColumn="0" w:lastRowLastColumn="0"/>
          <w:trHeight w:val="274"/>
          <w:jc w:val="center"/>
          <w:trPrChange w:id="1424" w:author="R" w:date="2026-05-30T15:32:00Z">
            <w:trPr>
              <w:trHeight w:val="274"/>
              <w:jc w:val="center"/>
            </w:trPr>
          </w:trPrChange>
        </w:trPr>
        <w:tc>
          <w:tcPr>
            <w:cnfStyle w:val="001000000000" w:firstRow="0" w:lastRow="0" w:firstColumn="1" w:lastColumn="0" w:oddVBand="0" w:evenVBand="0" w:oddHBand="0" w:evenHBand="0" w:firstRowFirstColumn="0" w:firstRowLastColumn="0" w:lastRowFirstColumn="0" w:lastRowLastColumn="0"/>
            <w:tcW w:w="0" w:type="dxa"/>
            <w:tcPrChange w:id="1425" w:author="R" w:date="2026-05-30T15:32:00Z">
              <w:tcPr>
                <w:tcW w:w="1485" w:type="dxa"/>
              </w:tcPr>
            </w:tcPrChange>
          </w:tcPr>
          <w:p w14:paraId="25951F74" w14:textId="57FD5E9F" w:rsidR="0015037F" w:rsidRPr="0015037F" w:rsidRDefault="0015037F" w:rsidP="00732382">
            <w:pPr>
              <w:spacing w:after="100"/>
              <w:jc w:val="center"/>
              <w:cnfStyle w:val="001000100000" w:firstRow="0" w:lastRow="0" w:firstColumn="1" w:lastColumn="0" w:oddVBand="0" w:evenVBand="0" w:oddHBand="1" w:evenHBand="0" w:firstRowFirstColumn="0" w:firstRowLastColumn="0" w:lastRowFirstColumn="0" w:lastRowLastColumn="0"/>
              <w:rPr>
                <w:rFonts w:ascii="IRNazanin" w:eastAsia="Times New Roman" w:hAnsi="IRNazanin" w:cs="B Nazanin"/>
                <w:b w:val="0"/>
                <w:bCs w:val="0"/>
                <w:rtl/>
                <w:lang w:bidi="fa-IR"/>
                <w:rPrChange w:id="1426" w:author="R" w:date="2026-05-30T15:32:00Z">
                  <w:rPr>
                    <w:rFonts w:ascii="IRNazanin" w:eastAsia="Times New Roman" w:hAnsi="IRNazanin" w:cs="B Nazanin"/>
                    <w:rtl/>
                    <w:lang w:bidi="fa-IR"/>
                  </w:rPr>
                </w:rPrChange>
              </w:rPr>
            </w:pPr>
            <w:ins w:id="1427" w:author="R" w:date="2026-05-30T15:32:00Z">
              <w:r w:rsidRPr="0015037F">
                <w:rPr>
                  <w:rFonts w:cs="B Nazanin" w:hint="eastAsia"/>
                  <w:rtl/>
                  <w:rPrChange w:id="1428" w:author="R" w:date="2026-05-30T15:32:00Z">
                    <w:rPr>
                      <w:rFonts w:hint="eastAsia"/>
                      <w:rtl/>
                    </w:rPr>
                  </w:rPrChange>
                </w:rPr>
                <w:t>پا</w:t>
              </w:r>
              <w:r w:rsidRPr="0015037F">
                <w:rPr>
                  <w:rFonts w:cs="B Nazanin" w:hint="cs"/>
                  <w:rtl/>
                  <w:rPrChange w:id="1429" w:author="R" w:date="2026-05-30T15:32:00Z">
                    <w:rPr>
                      <w:rFonts w:hint="cs"/>
                      <w:rtl/>
                    </w:rPr>
                  </w:rPrChange>
                </w:rPr>
                <w:t>یی</w:t>
              </w:r>
              <w:r w:rsidRPr="0015037F">
                <w:rPr>
                  <w:rFonts w:cs="B Nazanin" w:hint="eastAsia"/>
                  <w:rtl/>
                  <w:rPrChange w:id="1430" w:author="R" w:date="2026-05-30T15:32:00Z">
                    <w:rPr>
                      <w:rFonts w:hint="eastAsia"/>
                      <w:rtl/>
                    </w:rPr>
                  </w:rPrChange>
                </w:rPr>
                <w:t>ز</w:t>
              </w:r>
            </w:ins>
            <w:del w:id="1431" w:author="R" w:date="2026-05-30T15:32:00Z">
              <w:r w:rsidRPr="0015037F" w:rsidDel="00B2140C">
                <w:rPr>
                  <w:rFonts w:cs="B Nazanin"/>
                  <w:rtl/>
                </w:rPr>
                <w:delText>پا</w:delText>
              </w:r>
              <w:r w:rsidRPr="0015037F" w:rsidDel="00B2140C">
                <w:rPr>
                  <w:rFonts w:cs="B Nazanin" w:hint="cs"/>
                  <w:rtl/>
                </w:rPr>
                <w:delText>یی</w:delText>
              </w:r>
              <w:r w:rsidRPr="0015037F" w:rsidDel="00B2140C">
                <w:rPr>
                  <w:rFonts w:cs="B Nazanin" w:hint="eastAsia"/>
                  <w:rtl/>
                </w:rPr>
                <w:delText>ز</w:delText>
              </w:r>
            </w:del>
          </w:p>
        </w:tc>
        <w:tc>
          <w:tcPr>
            <w:tcW w:w="0" w:type="dxa"/>
            <w:tcPrChange w:id="1432" w:author="R" w:date="2026-05-30T15:32:00Z">
              <w:tcPr>
                <w:tcW w:w="1486" w:type="dxa"/>
              </w:tcPr>
            </w:tcPrChange>
          </w:tcPr>
          <w:p w14:paraId="64E46068" w14:textId="33EEC4BD" w:rsidR="0015037F" w:rsidRPr="0015037F" w:rsidRDefault="0015037F">
            <w:pPr>
              <w:spacing w:after="100"/>
              <w:jc w:val="center"/>
              <w:cnfStyle w:val="000000100000" w:firstRow="0" w:lastRow="0" w:firstColumn="0" w:lastColumn="0" w:oddVBand="0" w:evenVBand="0" w:oddHBand="1" w:evenHBand="0" w:firstRowFirstColumn="0" w:firstRowLastColumn="0" w:lastRowFirstColumn="0" w:lastRowLastColumn="0"/>
              <w:rPr>
                <w:rFonts w:ascii="IRNazanin" w:eastAsia="Times New Roman" w:hAnsi="IRNazanin" w:cs="B Nazanin"/>
                <w:rtl/>
                <w:lang w:bidi="fa-IR"/>
              </w:rPr>
              <w:pPrChange w:id="1433" w:author="R" w:date="2026-05-30T15:32:00Z">
                <w:pPr>
                  <w:spacing w:after="100"/>
                  <w:jc w:val="center"/>
                  <w:cnfStyle w:val="000000100000" w:firstRow="0" w:lastRow="0" w:firstColumn="0" w:lastColumn="0" w:oddVBand="0" w:evenVBand="0" w:oddHBand="1" w:evenHBand="0" w:firstRowFirstColumn="0" w:firstRowLastColumn="0" w:lastRowFirstColumn="0" w:lastRowLastColumn="0"/>
                </w:pPr>
              </w:pPrChange>
            </w:pPr>
            <w:ins w:id="1434" w:author="R" w:date="2026-05-30T15:32:00Z">
              <w:r w:rsidRPr="0015037F">
                <w:rPr>
                  <w:rFonts w:cs="B Nazanin"/>
                  <w:rtl/>
                  <w:lang w:bidi="fa-IR"/>
                  <w:rPrChange w:id="1435" w:author="R" w:date="2026-05-30T15:32:00Z">
                    <w:rPr>
                      <w:rtl/>
                      <w:lang w:bidi="fa-IR"/>
                    </w:rPr>
                  </w:rPrChange>
                </w:rPr>
                <w:t>۴۰۴۶۰</w:t>
              </w:r>
            </w:ins>
            <w:del w:id="1436" w:author="R" w:date="2026-05-30T15:32:00Z">
              <w:r w:rsidRPr="0015037F" w:rsidDel="00B2140C">
                <w:rPr>
                  <w:rFonts w:cs="B Nazanin"/>
                  <w:rtl/>
                  <w:lang w:bidi="fa-IR"/>
                </w:rPr>
                <w:delText>۴۰۴۶۰.۰</w:delText>
              </w:r>
            </w:del>
          </w:p>
        </w:tc>
        <w:tc>
          <w:tcPr>
            <w:tcW w:w="0" w:type="dxa"/>
            <w:tcPrChange w:id="1437" w:author="R" w:date="2026-05-30T15:32:00Z">
              <w:tcPr>
                <w:tcW w:w="1486" w:type="dxa"/>
              </w:tcPr>
            </w:tcPrChange>
          </w:tcPr>
          <w:p w14:paraId="2853699F" w14:textId="5F8C5760" w:rsidR="0015037F" w:rsidRPr="0015037F" w:rsidRDefault="0015037F">
            <w:pPr>
              <w:spacing w:after="100"/>
              <w:jc w:val="center"/>
              <w:cnfStyle w:val="000000100000" w:firstRow="0" w:lastRow="0" w:firstColumn="0" w:lastColumn="0" w:oddVBand="0" w:evenVBand="0" w:oddHBand="1" w:evenHBand="0" w:firstRowFirstColumn="0" w:firstRowLastColumn="0" w:lastRowFirstColumn="0" w:lastRowLastColumn="0"/>
              <w:rPr>
                <w:rFonts w:ascii="IRNazanin" w:eastAsia="Times New Roman" w:hAnsi="IRNazanin" w:cs="B Nazanin"/>
                <w:rtl/>
                <w:lang w:bidi="fa-IR"/>
              </w:rPr>
              <w:pPrChange w:id="1438" w:author="R" w:date="2026-05-30T15:32:00Z">
                <w:pPr>
                  <w:spacing w:after="100"/>
                  <w:jc w:val="center"/>
                  <w:cnfStyle w:val="000000100000" w:firstRow="0" w:lastRow="0" w:firstColumn="0" w:lastColumn="0" w:oddVBand="0" w:evenVBand="0" w:oddHBand="1" w:evenHBand="0" w:firstRowFirstColumn="0" w:firstRowLastColumn="0" w:lastRowFirstColumn="0" w:lastRowLastColumn="0"/>
                </w:pPr>
              </w:pPrChange>
            </w:pPr>
            <w:ins w:id="1439" w:author="R" w:date="2026-05-30T15:32:00Z">
              <w:r w:rsidRPr="0015037F">
                <w:rPr>
                  <w:rFonts w:cs="B Nazanin"/>
                  <w:rtl/>
                  <w:lang w:bidi="fa-IR"/>
                  <w:rPrChange w:id="1440" w:author="R" w:date="2026-05-30T15:32:00Z">
                    <w:rPr>
                      <w:rtl/>
                      <w:lang w:bidi="fa-IR"/>
                    </w:rPr>
                  </w:rPrChange>
                </w:rPr>
                <w:t>۱۲.۲۵</w:t>
              </w:r>
            </w:ins>
            <w:del w:id="1441" w:author="R" w:date="2026-05-30T15:32:00Z">
              <w:r w:rsidRPr="0015037F" w:rsidDel="00B2140C">
                <w:rPr>
                  <w:rFonts w:cs="B Nazanin"/>
                  <w:rtl/>
                  <w:lang w:bidi="fa-IR"/>
                </w:rPr>
                <w:delText>۲۴.۵۱</w:delText>
              </w:r>
            </w:del>
          </w:p>
        </w:tc>
      </w:tr>
      <w:tr w:rsidR="0015037F" w:rsidRPr="007506E2" w14:paraId="00A6FF9D" w14:textId="77777777" w:rsidTr="0015037F">
        <w:trPr>
          <w:trHeight w:val="290"/>
          <w:jc w:val="center"/>
          <w:trPrChange w:id="1442" w:author="R" w:date="2026-05-30T15:32:00Z">
            <w:trPr>
              <w:trHeight w:val="290"/>
              <w:jc w:val="center"/>
            </w:trPr>
          </w:trPrChange>
        </w:trPr>
        <w:tc>
          <w:tcPr>
            <w:cnfStyle w:val="001000000000" w:firstRow="0" w:lastRow="0" w:firstColumn="1" w:lastColumn="0" w:oddVBand="0" w:evenVBand="0" w:oddHBand="0" w:evenHBand="0" w:firstRowFirstColumn="0" w:firstRowLastColumn="0" w:lastRowFirstColumn="0" w:lastRowLastColumn="0"/>
            <w:tcW w:w="0" w:type="dxa"/>
            <w:tcPrChange w:id="1443" w:author="R" w:date="2026-05-30T15:32:00Z">
              <w:tcPr>
                <w:tcW w:w="1485" w:type="dxa"/>
              </w:tcPr>
            </w:tcPrChange>
          </w:tcPr>
          <w:p w14:paraId="7D18FBC5" w14:textId="0D4E6BE4" w:rsidR="0015037F" w:rsidRPr="0015037F" w:rsidRDefault="0015037F" w:rsidP="00732382">
            <w:pPr>
              <w:spacing w:after="100"/>
              <w:jc w:val="center"/>
              <w:rPr>
                <w:rFonts w:ascii="IRNazanin" w:eastAsia="Times New Roman" w:hAnsi="IRNazanin" w:cs="B Nazanin"/>
                <w:b w:val="0"/>
                <w:bCs w:val="0"/>
                <w:rtl/>
                <w:lang w:bidi="fa-IR"/>
                <w:rPrChange w:id="1444" w:author="R" w:date="2026-05-30T15:32:00Z">
                  <w:rPr>
                    <w:rFonts w:ascii="IRNazanin" w:eastAsia="Times New Roman" w:hAnsi="IRNazanin" w:cs="B Nazanin"/>
                    <w:rtl/>
                    <w:lang w:bidi="fa-IR"/>
                  </w:rPr>
                </w:rPrChange>
              </w:rPr>
            </w:pPr>
            <w:ins w:id="1445" w:author="R" w:date="2026-05-30T15:32:00Z">
              <w:r w:rsidRPr="0015037F">
                <w:rPr>
                  <w:rFonts w:cs="B Nazanin" w:hint="eastAsia"/>
                  <w:rtl/>
                  <w:rPrChange w:id="1446" w:author="R" w:date="2026-05-30T15:32:00Z">
                    <w:rPr>
                      <w:rFonts w:hint="eastAsia"/>
                      <w:rtl/>
                    </w:rPr>
                  </w:rPrChange>
                </w:rPr>
                <w:t>زمستان</w:t>
              </w:r>
            </w:ins>
            <w:del w:id="1447" w:author="R" w:date="2026-05-30T15:32:00Z">
              <w:r w:rsidRPr="0015037F" w:rsidDel="00B2140C">
                <w:rPr>
                  <w:rFonts w:cs="B Nazanin" w:hint="eastAsia"/>
                  <w:rtl/>
                </w:rPr>
                <w:delText>زمستان</w:delText>
              </w:r>
            </w:del>
          </w:p>
        </w:tc>
        <w:tc>
          <w:tcPr>
            <w:tcW w:w="0" w:type="dxa"/>
            <w:tcPrChange w:id="1448" w:author="R" w:date="2026-05-30T15:32:00Z">
              <w:tcPr>
                <w:tcW w:w="1486" w:type="dxa"/>
              </w:tcPr>
            </w:tcPrChange>
          </w:tcPr>
          <w:p w14:paraId="427FB811" w14:textId="1EE31125" w:rsidR="0015037F" w:rsidRPr="0015037F" w:rsidRDefault="0015037F">
            <w:pPr>
              <w:spacing w:after="100"/>
              <w:jc w:val="center"/>
              <w:cnfStyle w:val="000000000000" w:firstRow="0" w:lastRow="0" w:firstColumn="0" w:lastColumn="0" w:oddVBand="0" w:evenVBand="0" w:oddHBand="0" w:evenHBand="0" w:firstRowFirstColumn="0" w:firstRowLastColumn="0" w:lastRowFirstColumn="0" w:lastRowLastColumn="0"/>
              <w:rPr>
                <w:rFonts w:ascii="IRNazanin" w:eastAsia="Times New Roman" w:hAnsi="IRNazanin" w:cs="B Nazanin"/>
                <w:rtl/>
                <w:lang w:bidi="fa-IR"/>
              </w:rPr>
              <w:pPrChange w:id="1449" w:author="R" w:date="2026-05-30T15:32:00Z">
                <w:pPr>
                  <w:spacing w:after="100"/>
                  <w:jc w:val="center"/>
                  <w:cnfStyle w:val="000000000000" w:firstRow="0" w:lastRow="0" w:firstColumn="0" w:lastColumn="0" w:oddVBand="0" w:evenVBand="0" w:oddHBand="0" w:evenHBand="0" w:firstRowFirstColumn="0" w:firstRowLastColumn="0" w:lastRowFirstColumn="0" w:lastRowLastColumn="0"/>
                </w:pPr>
              </w:pPrChange>
            </w:pPr>
            <w:ins w:id="1450" w:author="R" w:date="2026-05-30T15:32:00Z">
              <w:r w:rsidRPr="0015037F">
                <w:rPr>
                  <w:rFonts w:cs="B Nazanin"/>
                  <w:rtl/>
                  <w:lang w:bidi="fa-IR"/>
                  <w:rPrChange w:id="1451" w:author="R" w:date="2026-05-30T15:32:00Z">
                    <w:rPr>
                      <w:rtl/>
                      <w:lang w:bidi="fa-IR"/>
                    </w:rPr>
                  </w:rPrChange>
                </w:rPr>
                <w:t>۲۴۰۸۳</w:t>
              </w:r>
            </w:ins>
            <w:del w:id="1452" w:author="R" w:date="2026-05-30T15:32:00Z">
              <w:r w:rsidRPr="0015037F" w:rsidDel="00B2140C">
                <w:rPr>
                  <w:rFonts w:cs="B Nazanin"/>
                  <w:rtl/>
                  <w:lang w:bidi="fa-IR"/>
                </w:rPr>
                <w:delText>۲۴۰۸۳.۰</w:delText>
              </w:r>
            </w:del>
          </w:p>
        </w:tc>
        <w:tc>
          <w:tcPr>
            <w:tcW w:w="0" w:type="dxa"/>
            <w:tcPrChange w:id="1453" w:author="R" w:date="2026-05-30T15:32:00Z">
              <w:tcPr>
                <w:tcW w:w="1486" w:type="dxa"/>
              </w:tcPr>
            </w:tcPrChange>
          </w:tcPr>
          <w:p w14:paraId="38C535A0" w14:textId="3BBF86AD" w:rsidR="0015037F" w:rsidRPr="0015037F" w:rsidRDefault="0015037F">
            <w:pPr>
              <w:spacing w:after="100"/>
              <w:jc w:val="center"/>
              <w:cnfStyle w:val="000000000000" w:firstRow="0" w:lastRow="0" w:firstColumn="0" w:lastColumn="0" w:oddVBand="0" w:evenVBand="0" w:oddHBand="0" w:evenHBand="0" w:firstRowFirstColumn="0" w:firstRowLastColumn="0" w:lastRowFirstColumn="0" w:lastRowLastColumn="0"/>
              <w:rPr>
                <w:rFonts w:ascii="IRNazanin" w:eastAsia="Times New Roman" w:hAnsi="IRNazanin" w:cs="B Nazanin"/>
                <w:rtl/>
                <w:lang w:bidi="fa-IR"/>
              </w:rPr>
              <w:pPrChange w:id="1454" w:author="R" w:date="2026-05-30T15:32:00Z">
                <w:pPr>
                  <w:spacing w:after="100"/>
                  <w:jc w:val="center"/>
                  <w:cnfStyle w:val="000000000000" w:firstRow="0" w:lastRow="0" w:firstColumn="0" w:lastColumn="0" w:oddVBand="0" w:evenVBand="0" w:oddHBand="0" w:evenHBand="0" w:firstRowFirstColumn="0" w:firstRowLastColumn="0" w:lastRowFirstColumn="0" w:lastRowLastColumn="0"/>
                </w:pPr>
              </w:pPrChange>
            </w:pPr>
            <w:ins w:id="1455" w:author="R" w:date="2026-05-30T15:32:00Z">
              <w:r w:rsidRPr="0015037F">
                <w:rPr>
                  <w:rFonts w:cs="B Nazanin"/>
                  <w:rtl/>
                  <w:lang w:bidi="fa-IR"/>
                  <w:rPrChange w:id="1456" w:author="R" w:date="2026-05-30T15:32:00Z">
                    <w:rPr>
                      <w:rtl/>
                      <w:lang w:bidi="fa-IR"/>
                    </w:rPr>
                  </w:rPrChange>
                </w:rPr>
                <w:t>۷.۲۹</w:t>
              </w:r>
            </w:ins>
            <w:del w:id="1457" w:author="R" w:date="2026-05-30T15:32:00Z">
              <w:r w:rsidRPr="0015037F" w:rsidDel="00B2140C">
                <w:rPr>
                  <w:rFonts w:cs="B Nazanin"/>
                  <w:rtl/>
                  <w:lang w:bidi="fa-IR"/>
                </w:rPr>
                <w:delText>۱۴.۵۹</w:delText>
              </w:r>
            </w:del>
          </w:p>
        </w:tc>
      </w:tr>
      <w:tr w:rsidR="0015037F" w:rsidRPr="007506E2" w14:paraId="1849AF02" w14:textId="77777777" w:rsidTr="0015037F">
        <w:trPr>
          <w:cnfStyle w:val="000000100000" w:firstRow="0" w:lastRow="0" w:firstColumn="0" w:lastColumn="0" w:oddVBand="0" w:evenVBand="0" w:oddHBand="1" w:evenHBand="0" w:firstRowFirstColumn="0" w:firstRowLastColumn="0" w:lastRowFirstColumn="0" w:lastRowLastColumn="0"/>
          <w:trHeight w:val="290"/>
          <w:jc w:val="center"/>
          <w:ins w:id="1458" w:author="R" w:date="2026-05-30T15:24:00Z"/>
          <w:trPrChange w:id="1459" w:author="R" w:date="2026-05-30T15:32:00Z">
            <w:trPr>
              <w:trHeight w:val="290"/>
              <w:jc w:val="center"/>
            </w:trPr>
          </w:trPrChange>
        </w:trPr>
        <w:tc>
          <w:tcPr>
            <w:cnfStyle w:val="001000000000" w:firstRow="0" w:lastRow="0" w:firstColumn="1" w:lastColumn="0" w:oddVBand="0" w:evenVBand="0" w:oddHBand="0" w:evenHBand="0" w:firstRowFirstColumn="0" w:firstRowLastColumn="0" w:lastRowFirstColumn="0" w:lastRowLastColumn="0"/>
            <w:tcW w:w="0" w:type="dxa"/>
            <w:tcPrChange w:id="1460" w:author="R" w:date="2026-05-30T15:32:00Z">
              <w:tcPr>
                <w:tcW w:w="1485" w:type="dxa"/>
              </w:tcPr>
            </w:tcPrChange>
          </w:tcPr>
          <w:p w14:paraId="2A85C3EE" w14:textId="3D9E7F2D" w:rsidR="0015037F" w:rsidRPr="0015037F" w:rsidRDefault="0015037F" w:rsidP="00732382">
            <w:pPr>
              <w:jc w:val="center"/>
              <w:cnfStyle w:val="001000100000" w:firstRow="0" w:lastRow="0" w:firstColumn="1" w:lastColumn="0" w:oddVBand="0" w:evenVBand="0" w:oddHBand="1" w:evenHBand="0" w:firstRowFirstColumn="0" w:firstRowLastColumn="0" w:lastRowFirstColumn="0" w:lastRowLastColumn="0"/>
              <w:rPr>
                <w:ins w:id="1461" w:author="R" w:date="2026-05-30T15:24:00Z"/>
                <w:rFonts w:cs="B Nazanin"/>
                <w:b w:val="0"/>
                <w:bCs w:val="0"/>
                <w:rtl/>
                <w:rPrChange w:id="1462" w:author="R" w:date="2026-05-30T15:32:00Z">
                  <w:rPr>
                    <w:ins w:id="1463" w:author="R" w:date="2026-05-30T15:24:00Z"/>
                    <w:rFonts w:cs="B Nazanin"/>
                    <w:rtl/>
                  </w:rPr>
                </w:rPrChange>
              </w:rPr>
            </w:pPr>
            <w:ins w:id="1464" w:author="R" w:date="2026-05-30T15:32:00Z">
              <w:r w:rsidRPr="0015037F">
                <w:rPr>
                  <w:rFonts w:cs="B Nazanin" w:hint="eastAsia"/>
                  <w:rtl/>
                  <w:rPrChange w:id="1465" w:author="R" w:date="2026-05-30T15:32:00Z">
                    <w:rPr>
                      <w:rFonts w:hint="eastAsia"/>
                      <w:rtl/>
                    </w:rPr>
                  </w:rPrChange>
                </w:rPr>
                <w:t>کل</w:t>
              </w:r>
            </w:ins>
          </w:p>
        </w:tc>
        <w:tc>
          <w:tcPr>
            <w:tcW w:w="0" w:type="dxa"/>
            <w:tcPrChange w:id="1466" w:author="R" w:date="2026-05-30T15:32:00Z">
              <w:tcPr>
                <w:tcW w:w="1486" w:type="dxa"/>
              </w:tcPr>
            </w:tcPrChange>
          </w:tcPr>
          <w:p w14:paraId="68BA4438" w14:textId="0481C382" w:rsidR="0015037F" w:rsidRPr="00732382" w:rsidRDefault="0015037F">
            <w:pPr>
              <w:jc w:val="center"/>
              <w:cnfStyle w:val="000000100000" w:firstRow="0" w:lastRow="0" w:firstColumn="0" w:lastColumn="0" w:oddVBand="0" w:evenVBand="0" w:oddHBand="1" w:evenHBand="0" w:firstRowFirstColumn="0" w:firstRowLastColumn="0" w:lastRowFirstColumn="0" w:lastRowLastColumn="0"/>
              <w:rPr>
                <w:ins w:id="1467" w:author="R" w:date="2026-05-30T15:24:00Z"/>
                <w:rFonts w:cs="B Nazanin"/>
                <w:rtl/>
                <w:lang w:bidi="fa-IR"/>
              </w:rPr>
              <w:pPrChange w:id="1468" w:author="R" w:date="2026-05-30T15:32:00Z">
                <w:pPr>
                  <w:jc w:val="center"/>
                  <w:cnfStyle w:val="000000100000" w:firstRow="0" w:lastRow="0" w:firstColumn="0" w:lastColumn="0" w:oddVBand="0" w:evenVBand="0" w:oddHBand="1" w:evenHBand="0" w:firstRowFirstColumn="0" w:firstRowLastColumn="0" w:lastRowFirstColumn="0" w:lastRowLastColumn="0"/>
                </w:pPr>
              </w:pPrChange>
            </w:pPr>
            <w:ins w:id="1469" w:author="R" w:date="2026-05-30T15:32:00Z">
              <w:r w:rsidRPr="0015037F">
                <w:rPr>
                  <w:rFonts w:cs="B Nazanin"/>
                  <w:rtl/>
                  <w:lang w:bidi="fa-IR"/>
                  <w:rPrChange w:id="1470" w:author="R" w:date="2026-05-30T15:32:00Z">
                    <w:rPr>
                      <w:rtl/>
                      <w:lang w:bidi="fa-IR"/>
                    </w:rPr>
                  </w:rPrChange>
                </w:rPr>
                <w:t>۱۶۵۰۹۴</w:t>
              </w:r>
            </w:ins>
          </w:p>
        </w:tc>
        <w:tc>
          <w:tcPr>
            <w:tcW w:w="0" w:type="dxa"/>
            <w:tcPrChange w:id="1471" w:author="R" w:date="2026-05-30T15:32:00Z">
              <w:tcPr>
                <w:tcW w:w="1486" w:type="dxa"/>
              </w:tcPr>
            </w:tcPrChange>
          </w:tcPr>
          <w:p w14:paraId="4CD8127A" w14:textId="013603C2" w:rsidR="0015037F" w:rsidRPr="00732382" w:rsidRDefault="0015037F">
            <w:pPr>
              <w:jc w:val="center"/>
              <w:cnfStyle w:val="000000100000" w:firstRow="0" w:lastRow="0" w:firstColumn="0" w:lastColumn="0" w:oddVBand="0" w:evenVBand="0" w:oddHBand="1" w:evenHBand="0" w:firstRowFirstColumn="0" w:firstRowLastColumn="0" w:lastRowFirstColumn="0" w:lastRowLastColumn="0"/>
              <w:rPr>
                <w:ins w:id="1472" w:author="R" w:date="2026-05-30T15:24:00Z"/>
                <w:rFonts w:cs="B Nazanin"/>
                <w:rtl/>
                <w:lang w:bidi="fa-IR"/>
              </w:rPr>
              <w:pPrChange w:id="1473" w:author="R" w:date="2026-05-30T15:32:00Z">
                <w:pPr>
                  <w:jc w:val="center"/>
                  <w:cnfStyle w:val="000000100000" w:firstRow="0" w:lastRow="0" w:firstColumn="0" w:lastColumn="0" w:oddVBand="0" w:evenVBand="0" w:oddHBand="1" w:evenHBand="0" w:firstRowFirstColumn="0" w:firstRowLastColumn="0" w:lastRowFirstColumn="0" w:lastRowLastColumn="0"/>
                </w:pPr>
              </w:pPrChange>
            </w:pPr>
            <w:ins w:id="1474" w:author="R" w:date="2026-05-30T15:32:00Z">
              <w:r w:rsidRPr="0015037F">
                <w:rPr>
                  <w:rFonts w:cs="B Nazanin"/>
                  <w:rtl/>
                  <w:lang w:bidi="fa-IR"/>
                  <w:rPrChange w:id="1475" w:author="R" w:date="2026-05-30T15:32:00Z">
                    <w:rPr>
                      <w:rtl/>
                      <w:lang w:bidi="fa-IR"/>
                    </w:rPr>
                  </w:rPrChange>
                </w:rPr>
                <w:t>۱۰۰.۰</w:t>
              </w:r>
            </w:ins>
          </w:p>
        </w:tc>
      </w:tr>
    </w:tbl>
    <w:p w14:paraId="1675562D" w14:textId="77777777" w:rsidR="007506E2" w:rsidRDefault="007506E2" w:rsidP="00462AF9">
      <w:pPr>
        <w:spacing w:line="240" w:lineRule="auto"/>
        <w:rPr>
          <w:rFonts w:ascii="IRNazanin" w:eastAsia="Times New Roman" w:hAnsi="IRNazanin" w:cs="B Nazanin"/>
          <w:sz w:val="24"/>
          <w:szCs w:val="24"/>
          <w:rtl/>
          <w:lang w:bidi="fa-IR"/>
        </w:rPr>
      </w:pPr>
    </w:p>
    <w:p w14:paraId="51289DE0" w14:textId="05C51D70" w:rsidR="009F4E1B" w:rsidDel="004B5D1F" w:rsidRDefault="004B4140" w:rsidP="00254142">
      <w:pPr>
        <w:contextualSpacing/>
        <w:rPr>
          <w:del w:id="1476" w:author="R" w:date="2026-05-30T15:31:00Z"/>
          <w:rFonts w:ascii="IRNazanin" w:eastAsia="Times New Roman" w:hAnsi="IRNazanin" w:cs="B Nazanin"/>
          <w:sz w:val="24"/>
          <w:szCs w:val="24"/>
          <w:rtl/>
          <w:lang w:bidi="fa-IR"/>
        </w:rPr>
      </w:pPr>
      <w:del w:id="1477" w:author="R" w:date="2026-05-30T15:31:00Z">
        <w:r w:rsidRPr="0032771B" w:rsidDel="004B5D1F">
          <w:rPr>
            <w:rFonts w:ascii="IRNazanin" w:eastAsia="Times New Roman" w:hAnsi="IRNazanin" w:cs="B Nazanin"/>
            <w:sz w:val="24"/>
            <w:szCs w:val="24"/>
            <w:rtl/>
            <w:lang w:bidi="fa-IR"/>
          </w:rPr>
          <w:delText xml:space="preserve">جدول </w:delText>
        </w:r>
        <w:r w:rsidR="00C87FFA" w:rsidRPr="0032771B" w:rsidDel="004B5D1F">
          <w:rPr>
            <w:rFonts w:ascii="IRNazanin" w:eastAsia="Times New Roman" w:hAnsi="IRNazanin" w:cs="B Nazanin" w:hint="cs"/>
            <w:sz w:val="24"/>
            <w:szCs w:val="24"/>
            <w:rtl/>
            <w:lang w:bidi="fa-IR"/>
          </w:rPr>
          <w:delText>8 ، نشان می دهد که در تابستان، تعداد داده‌های صفر بیشینه می‌شود که نکته مهمی است. برخلاف مصرف خانگی که در فصل‌های گرم سال اوج مصرف را دارن</w:delText>
        </w:r>
        <w:r w:rsidR="009F4E1B" w:rsidRPr="0032771B" w:rsidDel="004B5D1F">
          <w:rPr>
            <w:rFonts w:ascii="IRNazanin" w:eastAsia="Times New Roman" w:hAnsi="IRNazanin" w:cs="B Nazanin" w:hint="cs"/>
            <w:sz w:val="24"/>
            <w:szCs w:val="24"/>
            <w:rtl/>
            <w:lang w:bidi="fa-IR"/>
          </w:rPr>
          <w:delText xml:space="preserve">د، در صنایع و کشاورزی اینگونه نیست. این نشان می‌دهد احتمالا بیشتر مشترکین در صنایع و  کشاورزی هستند تا مصرف خانگی. </w:delText>
        </w:r>
      </w:del>
    </w:p>
    <w:p w14:paraId="0E728460" w14:textId="4B3ACB86" w:rsidR="00061FB7" w:rsidRDefault="00061FB7" w:rsidP="00061FB7">
      <w:pPr>
        <w:pStyle w:val="Heading1"/>
        <w:jc w:val="left"/>
        <w:rPr>
          <w:rFonts w:cs="B Nazanin"/>
          <w:b/>
          <w:bCs/>
          <w:color w:val="auto"/>
          <w:rtl/>
          <w:lang w:bidi="fa-IR"/>
        </w:rPr>
      </w:pPr>
      <w:bookmarkStart w:id="1478" w:name="_Toc231041177"/>
      <w:bookmarkStart w:id="1479" w:name="_Toc231047679"/>
      <w:r w:rsidRPr="00161EF7">
        <w:rPr>
          <w:rFonts w:cs="B Nazanin" w:hint="cs"/>
          <w:b/>
          <w:bCs/>
          <w:color w:val="auto"/>
          <w:rtl/>
          <w:lang w:bidi="fa-IR"/>
        </w:rPr>
        <w:t>3-</w:t>
      </w:r>
      <w:r>
        <w:rPr>
          <w:rFonts w:cs="B Nazanin" w:hint="cs"/>
          <w:b/>
          <w:bCs/>
          <w:color w:val="auto"/>
          <w:rtl/>
          <w:lang w:bidi="fa-IR"/>
        </w:rPr>
        <w:t>پاکسازی داده</w:t>
      </w:r>
      <w:bookmarkEnd w:id="1478"/>
      <w:bookmarkEnd w:id="1479"/>
    </w:p>
    <w:p w14:paraId="43A95298" w14:textId="693D4768" w:rsidR="00DE1D8D" w:rsidRPr="00400911" w:rsidRDefault="00DE1D8D" w:rsidP="00400911">
      <w:pPr>
        <w:rPr>
          <w:rFonts w:cs="B Nazanin"/>
          <w:sz w:val="24"/>
          <w:szCs w:val="24"/>
          <w:rtl/>
          <w:lang w:bidi="fa-IR"/>
        </w:rPr>
      </w:pPr>
      <w:r w:rsidRPr="00400911">
        <w:rPr>
          <w:rFonts w:cs="B Nazanin" w:hint="cs"/>
          <w:sz w:val="24"/>
          <w:szCs w:val="24"/>
          <w:rtl/>
          <w:lang w:bidi="fa-IR"/>
        </w:rPr>
        <w:t xml:space="preserve">برای ساخت و آموزش مدل‌های مبتنی بر یادگیری ماشین، </w:t>
      </w:r>
      <w:r w:rsidR="007E6F5C" w:rsidRPr="00400911">
        <w:rPr>
          <w:rFonts w:cs="B Nazanin" w:hint="cs"/>
          <w:sz w:val="24"/>
          <w:szCs w:val="24"/>
          <w:rtl/>
          <w:lang w:bidi="fa-IR"/>
        </w:rPr>
        <w:t xml:space="preserve">پاکسازی داده‌های </w:t>
      </w:r>
      <w:del w:id="1480" w:author="R" w:date="2026-05-30T10:04:00Z">
        <w:r w:rsidR="007E6F5C" w:rsidRPr="00400911" w:rsidDel="008130CA">
          <w:rPr>
            <w:rFonts w:cs="B Nazanin" w:hint="cs"/>
            <w:sz w:val="24"/>
            <w:szCs w:val="24"/>
            <w:rtl/>
            <w:lang w:bidi="fa-IR"/>
          </w:rPr>
          <w:delText>ناهنجار</w:delText>
        </w:r>
      </w:del>
      <w:ins w:id="1481" w:author="R" w:date="2026-05-30T10:04:00Z">
        <w:r w:rsidR="008130CA">
          <w:rPr>
            <w:rFonts w:cs="B Nazanin" w:hint="cs"/>
            <w:sz w:val="24"/>
            <w:szCs w:val="24"/>
            <w:rtl/>
            <w:lang w:bidi="fa-IR"/>
          </w:rPr>
          <w:t>کثیف</w:t>
        </w:r>
      </w:ins>
      <w:r w:rsidR="007E6F5C" w:rsidRPr="00400911">
        <w:rPr>
          <w:rFonts w:cs="B Nazanin" w:hint="cs"/>
          <w:sz w:val="24"/>
          <w:szCs w:val="24"/>
          <w:rtl/>
          <w:lang w:bidi="fa-IR"/>
        </w:rPr>
        <w:t xml:space="preserve"> ضروری است. در برابر داده‌های </w:t>
      </w:r>
      <w:del w:id="1482" w:author="R" w:date="2026-05-30T10:04:00Z">
        <w:r w:rsidR="007E6F5C" w:rsidRPr="00400911" w:rsidDel="008130CA">
          <w:rPr>
            <w:rFonts w:cs="B Nazanin" w:hint="cs"/>
            <w:sz w:val="24"/>
            <w:szCs w:val="24"/>
            <w:rtl/>
            <w:lang w:bidi="fa-IR"/>
          </w:rPr>
          <w:delText>ناهنجار</w:delText>
        </w:r>
      </w:del>
      <w:ins w:id="1483" w:author="R" w:date="2026-05-30T10:04:00Z">
        <w:r w:rsidR="008130CA">
          <w:rPr>
            <w:rFonts w:cs="B Nazanin" w:hint="cs"/>
            <w:sz w:val="24"/>
            <w:szCs w:val="24"/>
            <w:rtl/>
            <w:lang w:bidi="fa-IR"/>
          </w:rPr>
          <w:t>کثیف</w:t>
        </w:r>
      </w:ins>
      <w:r w:rsidR="007E6F5C" w:rsidRPr="00400911">
        <w:rPr>
          <w:rFonts w:cs="B Nazanin" w:hint="cs"/>
          <w:sz w:val="24"/>
          <w:szCs w:val="24"/>
          <w:rtl/>
          <w:lang w:bidi="fa-IR"/>
        </w:rPr>
        <w:t xml:space="preserve"> سه استراتژی کلی وجود دارد که می‌توان بر حسب نیاز یک یا چند استراتژی را بصورت ترکیبی استفاده کرد: </w:t>
      </w:r>
    </w:p>
    <w:p w14:paraId="115B6DCE" w14:textId="088B489F" w:rsidR="007E6F5C" w:rsidRPr="00400911" w:rsidRDefault="007E6F5C" w:rsidP="00400911">
      <w:pPr>
        <w:pStyle w:val="ListParagraph"/>
        <w:numPr>
          <w:ilvl w:val="0"/>
          <w:numId w:val="23"/>
        </w:numPr>
        <w:rPr>
          <w:rFonts w:cs="B Nazanin"/>
          <w:sz w:val="24"/>
          <w:szCs w:val="24"/>
          <w:lang w:bidi="fa-IR"/>
        </w:rPr>
      </w:pPr>
      <w:r w:rsidRPr="00400911">
        <w:rPr>
          <w:rFonts w:cs="B Nazanin" w:hint="cs"/>
          <w:sz w:val="24"/>
          <w:szCs w:val="24"/>
          <w:rtl/>
          <w:lang w:bidi="fa-IR"/>
        </w:rPr>
        <w:t xml:space="preserve">حذف داده </w:t>
      </w:r>
      <w:del w:id="1484" w:author="R" w:date="2026-05-30T10:04:00Z">
        <w:r w:rsidRPr="00400911" w:rsidDel="008130CA">
          <w:rPr>
            <w:rFonts w:cs="B Nazanin" w:hint="cs"/>
            <w:sz w:val="24"/>
            <w:szCs w:val="24"/>
            <w:rtl/>
            <w:lang w:bidi="fa-IR"/>
          </w:rPr>
          <w:delText>ناهنجار</w:delText>
        </w:r>
      </w:del>
      <w:ins w:id="1485" w:author="R" w:date="2026-05-30T10:04:00Z">
        <w:r w:rsidR="008130CA">
          <w:rPr>
            <w:rFonts w:cs="B Nazanin" w:hint="cs"/>
            <w:sz w:val="24"/>
            <w:szCs w:val="24"/>
            <w:rtl/>
            <w:lang w:bidi="fa-IR"/>
          </w:rPr>
          <w:t>کثیف</w:t>
        </w:r>
      </w:ins>
      <w:r w:rsidRPr="00400911">
        <w:rPr>
          <w:rFonts w:cs="B Nazanin" w:hint="cs"/>
          <w:sz w:val="24"/>
          <w:szCs w:val="24"/>
          <w:rtl/>
          <w:lang w:bidi="fa-IR"/>
        </w:rPr>
        <w:t>(به عنوان مثال حذف کنتورهای دارای داده‌های گمشده)</w:t>
      </w:r>
    </w:p>
    <w:p w14:paraId="17495016" w14:textId="6A009A55" w:rsidR="007E6F5C" w:rsidRPr="00400911" w:rsidRDefault="007E6F5C" w:rsidP="00400911">
      <w:pPr>
        <w:pStyle w:val="ListParagraph"/>
        <w:numPr>
          <w:ilvl w:val="0"/>
          <w:numId w:val="23"/>
        </w:numPr>
        <w:rPr>
          <w:rFonts w:cs="B Nazanin"/>
          <w:sz w:val="24"/>
          <w:szCs w:val="24"/>
          <w:lang w:bidi="fa-IR"/>
        </w:rPr>
      </w:pPr>
      <w:r w:rsidRPr="00400911">
        <w:rPr>
          <w:rFonts w:cs="B Nazanin" w:hint="cs"/>
          <w:sz w:val="24"/>
          <w:szCs w:val="24"/>
          <w:rtl/>
          <w:lang w:bidi="fa-IR"/>
        </w:rPr>
        <w:t xml:space="preserve">حذف </w:t>
      </w:r>
      <w:del w:id="1486" w:author="R" w:date="2026-05-30T10:04:00Z">
        <w:r w:rsidRPr="00400911" w:rsidDel="008130CA">
          <w:rPr>
            <w:rFonts w:cs="B Nazanin" w:hint="cs"/>
            <w:sz w:val="24"/>
            <w:szCs w:val="24"/>
            <w:rtl/>
            <w:lang w:bidi="fa-IR"/>
          </w:rPr>
          <w:delText>ناهنجار</w:delText>
        </w:r>
      </w:del>
      <w:ins w:id="1487" w:author="R" w:date="2026-05-30T10:04:00Z">
        <w:r w:rsidR="008130CA">
          <w:rPr>
            <w:rFonts w:cs="B Nazanin" w:hint="cs"/>
            <w:sz w:val="24"/>
            <w:szCs w:val="24"/>
            <w:rtl/>
            <w:lang w:bidi="fa-IR"/>
          </w:rPr>
          <w:t>کثیف</w:t>
        </w:r>
      </w:ins>
      <w:r w:rsidRPr="00400911">
        <w:rPr>
          <w:rFonts w:cs="B Nazanin" w:hint="cs"/>
          <w:sz w:val="24"/>
          <w:szCs w:val="24"/>
          <w:rtl/>
          <w:lang w:bidi="fa-IR"/>
        </w:rPr>
        <w:t xml:space="preserve">ی یا اصلاح داده </w:t>
      </w:r>
      <w:del w:id="1488" w:author="R" w:date="2026-05-30T10:04:00Z">
        <w:r w:rsidRPr="00400911" w:rsidDel="008130CA">
          <w:rPr>
            <w:rFonts w:cs="B Nazanin" w:hint="cs"/>
            <w:sz w:val="24"/>
            <w:szCs w:val="24"/>
            <w:rtl/>
            <w:lang w:bidi="fa-IR"/>
          </w:rPr>
          <w:delText>ناهنجار</w:delText>
        </w:r>
      </w:del>
      <w:ins w:id="1489" w:author="R" w:date="2026-05-30T10:04:00Z">
        <w:r w:rsidR="008130CA">
          <w:rPr>
            <w:rFonts w:cs="B Nazanin" w:hint="cs"/>
            <w:sz w:val="24"/>
            <w:szCs w:val="24"/>
            <w:rtl/>
            <w:lang w:bidi="fa-IR"/>
          </w:rPr>
          <w:t>کثیف</w:t>
        </w:r>
      </w:ins>
      <w:r w:rsidRPr="00400911">
        <w:rPr>
          <w:rFonts w:cs="B Nazanin" w:hint="cs"/>
          <w:sz w:val="24"/>
          <w:szCs w:val="24"/>
          <w:rtl/>
          <w:lang w:bidi="fa-IR"/>
        </w:rPr>
        <w:t>(به عنوان مثال پر کردن داده‌های گمشده)</w:t>
      </w:r>
    </w:p>
    <w:p w14:paraId="2BA7E2DA" w14:textId="77777777" w:rsidR="007E6F5C" w:rsidRPr="00400911" w:rsidRDefault="007E6F5C" w:rsidP="00400911">
      <w:pPr>
        <w:pStyle w:val="ListParagraph"/>
        <w:numPr>
          <w:ilvl w:val="0"/>
          <w:numId w:val="23"/>
        </w:numPr>
        <w:rPr>
          <w:rFonts w:cs="B Nazanin"/>
          <w:sz w:val="24"/>
          <w:szCs w:val="24"/>
          <w:lang w:bidi="fa-IR"/>
        </w:rPr>
      </w:pPr>
      <w:r w:rsidRPr="00400911">
        <w:rPr>
          <w:rFonts w:cs="B Nazanin" w:hint="cs"/>
          <w:sz w:val="24"/>
          <w:szCs w:val="24"/>
          <w:rtl/>
          <w:lang w:bidi="fa-IR"/>
        </w:rPr>
        <w:t>اصلاح و تغییر داده(به عنوان مثال یافتن مصرف واقعی روزهای دارای داده گمشده برای هر کنتور)</w:t>
      </w:r>
    </w:p>
    <w:p w14:paraId="14D91F2B" w14:textId="68B28069" w:rsidR="004B490E" w:rsidRDefault="00B117D5" w:rsidP="004B490E">
      <w:pPr>
        <w:rPr>
          <w:ins w:id="1490" w:author="R" w:date="2026-05-28T15:22:00Z"/>
          <w:rFonts w:ascii="IRNazanin" w:eastAsia="Times New Roman" w:hAnsi="IRNazanin" w:cs="B Nazanin"/>
          <w:sz w:val="24"/>
          <w:szCs w:val="24"/>
          <w:rtl/>
          <w:lang w:bidi="fa-IR"/>
        </w:rPr>
      </w:pPr>
      <w:r>
        <w:rPr>
          <w:rFonts w:ascii="IRNazanin" w:eastAsia="Times New Roman" w:hAnsi="IRNazanin" w:cs="B Nazanin" w:hint="cs"/>
          <w:sz w:val="24"/>
          <w:szCs w:val="24"/>
          <w:rtl/>
          <w:lang w:bidi="fa-IR"/>
        </w:rPr>
        <w:t xml:space="preserve">بایستی در نظر داشت که استراتژی‌های فوق هر کدام محدودیت‌هایی دارند. مثلا حذف برخی از رکوردها می تواند ما را با مشکلاتی چون کمبود و سوگیری داده دچار کند. همچنین که حذف </w:t>
      </w:r>
      <w:del w:id="1491" w:author="R" w:date="2026-05-30T10:04:00Z">
        <w:r w:rsidDel="008130CA">
          <w:rPr>
            <w:rFonts w:ascii="IRNazanin" w:eastAsia="Times New Roman" w:hAnsi="IRNazanin" w:cs="B Nazanin" w:hint="cs"/>
            <w:sz w:val="24"/>
            <w:szCs w:val="24"/>
            <w:rtl/>
            <w:lang w:bidi="fa-IR"/>
          </w:rPr>
          <w:delText>ناهنجار</w:delText>
        </w:r>
      </w:del>
      <w:ins w:id="1492" w:author="R" w:date="2026-05-30T10:04:00Z">
        <w:r w:rsidR="008130CA">
          <w:rPr>
            <w:rFonts w:ascii="IRNazanin" w:eastAsia="Times New Roman" w:hAnsi="IRNazanin" w:cs="B Nazanin" w:hint="cs"/>
            <w:sz w:val="24"/>
            <w:szCs w:val="24"/>
            <w:rtl/>
            <w:lang w:bidi="fa-IR"/>
          </w:rPr>
          <w:t>کثیف</w:t>
        </w:r>
      </w:ins>
      <w:r>
        <w:rPr>
          <w:rFonts w:ascii="IRNazanin" w:eastAsia="Times New Roman" w:hAnsi="IRNazanin" w:cs="B Nazanin" w:hint="cs"/>
          <w:sz w:val="24"/>
          <w:szCs w:val="24"/>
          <w:rtl/>
          <w:lang w:bidi="fa-IR"/>
        </w:rPr>
        <w:t xml:space="preserve">ی در </w:t>
      </w:r>
      <w:r w:rsidR="004B490E">
        <w:rPr>
          <w:rFonts w:ascii="IRNazanin" w:eastAsia="Times New Roman" w:hAnsi="IRNazanin" w:cs="B Nazanin" w:hint="cs"/>
          <w:sz w:val="24"/>
          <w:szCs w:val="24"/>
          <w:rtl/>
          <w:lang w:bidi="fa-IR"/>
        </w:rPr>
        <w:t xml:space="preserve">برخی </w:t>
      </w:r>
      <w:r>
        <w:rPr>
          <w:rFonts w:ascii="IRNazanin" w:eastAsia="Times New Roman" w:hAnsi="IRNazanin" w:cs="B Nazanin" w:hint="cs"/>
          <w:sz w:val="24"/>
          <w:szCs w:val="24"/>
          <w:rtl/>
          <w:lang w:bidi="fa-IR"/>
        </w:rPr>
        <w:t xml:space="preserve">موارد </w:t>
      </w:r>
      <w:r w:rsidR="004B490E">
        <w:rPr>
          <w:rFonts w:ascii="IRNazanin" w:eastAsia="Times New Roman" w:hAnsi="IRNazanin" w:cs="B Nazanin" w:hint="cs"/>
          <w:sz w:val="24"/>
          <w:szCs w:val="24"/>
          <w:rtl/>
          <w:lang w:bidi="fa-IR"/>
        </w:rPr>
        <w:t xml:space="preserve">مثل زمانی که 70 درصد </w:t>
      </w:r>
      <w:del w:id="1493" w:author="R" w:date="2026-05-30T10:04:00Z">
        <w:r w:rsidR="004B490E" w:rsidDel="008130CA">
          <w:rPr>
            <w:rFonts w:ascii="IRNazanin" w:eastAsia="Times New Roman" w:hAnsi="IRNazanin" w:cs="B Nazanin" w:hint="cs"/>
            <w:sz w:val="24"/>
            <w:szCs w:val="24"/>
            <w:rtl/>
            <w:lang w:bidi="fa-IR"/>
          </w:rPr>
          <w:delText>ناهنجار</w:delText>
        </w:r>
      </w:del>
      <w:ins w:id="1494" w:author="R" w:date="2026-05-30T10:04:00Z">
        <w:r w:rsidR="008130CA">
          <w:rPr>
            <w:rFonts w:ascii="IRNazanin" w:eastAsia="Times New Roman" w:hAnsi="IRNazanin" w:cs="B Nazanin" w:hint="cs"/>
            <w:sz w:val="24"/>
            <w:szCs w:val="24"/>
            <w:rtl/>
            <w:lang w:bidi="fa-IR"/>
          </w:rPr>
          <w:t>کثیف</w:t>
        </w:r>
      </w:ins>
      <w:r w:rsidR="004B490E">
        <w:rPr>
          <w:rFonts w:ascii="IRNazanin" w:eastAsia="Times New Roman" w:hAnsi="IRNazanin" w:cs="B Nazanin" w:hint="cs"/>
          <w:sz w:val="24"/>
          <w:szCs w:val="24"/>
          <w:rtl/>
          <w:lang w:bidi="fa-IR"/>
        </w:rPr>
        <w:t xml:space="preserve">ی در داده‌های یک کنتور داریم، </w:t>
      </w:r>
      <w:r>
        <w:rPr>
          <w:rFonts w:ascii="IRNazanin" w:eastAsia="Times New Roman" w:hAnsi="IRNazanin" w:cs="B Nazanin" w:hint="cs"/>
          <w:sz w:val="24"/>
          <w:szCs w:val="24"/>
          <w:rtl/>
          <w:lang w:bidi="fa-IR"/>
        </w:rPr>
        <w:t>جواب نمی‌دهد</w:t>
      </w:r>
      <w:r w:rsidR="004B490E">
        <w:rPr>
          <w:rFonts w:ascii="IRNazanin" w:eastAsia="Times New Roman" w:hAnsi="IRNazanin" w:cs="B Nazanin" w:hint="cs"/>
          <w:sz w:val="24"/>
          <w:szCs w:val="24"/>
          <w:rtl/>
          <w:lang w:bidi="fa-IR"/>
        </w:rPr>
        <w:t xml:space="preserve">. </w:t>
      </w:r>
      <w:r w:rsidR="004B490E" w:rsidRPr="00400911">
        <w:rPr>
          <w:rFonts w:ascii="IRNazanin" w:eastAsia="Times New Roman" w:hAnsi="IRNazanin" w:cs="B Nazanin" w:hint="cs"/>
          <w:sz w:val="24"/>
          <w:szCs w:val="24"/>
          <w:rtl/>
          <w:lang w:bidi="fa-IR"/>
        </w:rPr>
        <w:t>اصلاح داده به دلیل عدم ذخیره داده‌های قبلی در کنتور ناممکن است.</w:t>
      </w:r>
    </w:p>
    <w:p w14:paraId="5B093B0B" w14:textId="2228E8F6" w:rsidR="009C0E13" w:rsidRPr="004B490E" w:rsidRDefault="009C0E13" w:rsidP="009C0E13">
      <w:pPr>
        <w:pStyle w:val="Heading1"/>
        <w:jc w:val="left"/>
        <w:rPr>
          <w:ins w:id="1495" w:author="R" w:date="2026-05-28T15:22:00Z"/>
          <w:rFonts w:cs="B Nazanin"/>
          <w:b/>
          <w:bCs/>
          <w:color w:val="auto"/>
          <w:rtl/>
          <w:lang w:bidi="fa-IR"/>
        </w:rPr>
      </w:pPr>
      <w:bookmarkStart w:id="1496" w:name="_Toc231041178"/>
      <w:bookmarkStart w:id="1497" w:name="_Toc231047680"/>
      <w:ins w:id="1498" w:author="R" w:date="2026-05-28T15:22:00Z">
        <w:r>
          <w:rPr>
            <w:rFonts w:cs="B Nazanin" w:hint="cs"/>
            <w:b/>
            <w:bCs/>
            <w:color w:val="auto"/>
            <w:sz w:val="28"/>
            <w:szCs w:val="28"/>
            <w:rtl/>
            <w:lang w:bidi="fa-IR"/>
          </w:rPr>
          <w:lastRenderedPageBreak/>
          <w:t>3-1-استراتژی‌های رایج برای پاکسازی داده‌های منفی</w:t>
        </w:r>
      </w:ins>
      <w:ins w:id="1499" w:author="R" w:date="2026-05-28T16:05:00Z">
        <w:r w:rsidR="00A468B1">
          <w:rPr>
            <w:rFonts w:cs="B Nazanin" w:hint="cs"/>
            <w:b/>
            <w:bCs/>
            <w:color w:val="auto"/>
            <w:sz w:val="28"/>
            <w:szCs w:val="28"/>
            <w:rtl/>
            <w:lang w:bidi="fa-IR"/>
          </w:rPr>
          <w:t xml:space="preserve"> و پیشنهاد استراتژی</w:t>
        </w:r>
      </w:ins>
      <w:bookmarkEnd w:id="1496"/>
      <w:bookmarkEnd w:id="1497"/>
    </w:p>
    <w:p w14:paraId="482553B6" w14:textId="30BDA62F" w:rsidR="009C0E13" w:rsidRDefault="00A61720" w:rsidP="004B490E">
      <w:pPr>
        <w:rPr>
          <w:rFonts w:ascii="IRNazanin" w:eastAsia="Times New Roman" w:hAnsi="IRNazanin" w:cs="B Nazanin"/>
          <w:sz w:val="24"/>
          <w:szCs w:val="24"/>
          <w:lang w:bidi="fa-IR"/>
        </w:rPr>
      </w:pPr>
      <w:ins w:id="1500" w:author="R" w:date="2026-05-28T15:44:00Z">
        <w:r>
          <w:rPr>
            <w:rFonts w:ascii="IRNazanin" w:eastAsia="Times New Roman" w:hAnsi="IRNazanin" w:cs="B Nazanin" w:hint="cs"/>
            <w:sz w:val="24"/>
            <w:szCs w:val="24"/>
            <w:rtl/>
            <w:lang w:bidi="fa-IR"/>
          </w:rPr>
          <w:t>داده‌های منفی در برخی موارد مثل دما معنادار هستند</w:t>
        </w:r>
      </w:ins>
      <w:ins w:id="1501" w:author="R" w:date="2026-05-28T15:45:00Z">
        <w:r>
          <w:rPr>
            <w:rFonts w:ascii="IRNazanin" w:eastAsia="Times New Roman" w:hAnsi="IRNazanin" w:cs="B Nazanin" w:hint="cs"/>
            <w:sz w:val="24"/>
            <w:szCs w:val="24"/>
            <w:rtl/>
            <w:lang w:bidi="fa-IR"/>
          </w:rPr>
          <w:t xml:space="preserve">. اما برای مصرف آب معنادار نیستند. دلیل این خطا معمولا نقص فنی کنتور یا </w:t>
        </w:r>
      </w:ins>
      <w:ins w:id="1502" w:author="R" w:date="2026-05-28T15:46:00Z">
        <w:r>
          <w:rPr>
            <w:rFonts w:ascii="IRNazanin" w:eastAsia="Times New Roman" w:hAnsi="IRNazanin" w:cs="B Nazanin" w:hint="cs"/>
            <w:sz w:val="24"/>
            <w:szCs w:val="24"/>
            <w:rtl/>
            <w:lang w:bidi="fa-IR"/>
          </w:rPr>
          <w:t xml:space="preserve">در موارد استثنائی تر، </w:t>
        </w:r>
      </w:ins>
      <w:ins w:id="1503" w:author="R" w:date="2026-05-28T15:45:00Z">
        <w:r>
          <w:rPr>
            <w:rFonts w:ascii="IRNazanin" w:eastAsia="Times New Roman" w:hAnsi="IRNazanin" w:cs="B Nazanin" w:hint="cs"/>
            <w:sz w:val="24"/>
            <w:szCs w:val="24"/>
            <w:rtl/>
            <w:lang w:bidi="fa-IR"/>
          </w:rPr>
          <w:t>برگشت آب در جهت مخالف است</w:t>
        </w:r>
      </w:ins>
      <w:ins w:id="1504" w:author="R" w:date="2026-05-28T15:46:00Z">
        <w:r>
          <w:rPr>
            <w:rFonts w:ascii="IRNazanin" w:eastAsia="Times New Roman" w:hAnsi="IRNazanin" w:cs="B Nazanin" w:hint="cs"/>
            <w:sz w:val="24"/>
            <w:szCs w:val="24"/>
            <w:rtl/>
            <w:lang w:bidi="fa-IR"/>
          </w:rPr>
          <w:t xml:space="preserve">. </w:t>
        </w:r>
      </w:ins>
      <w:ins w:id="1505" w:author="R" w:date="2026-05-28T15:48:00Z">
        <w:r>
          <w:rPr>
            <w:rFonts w:ascii="IRNazanin" w:eastAsia="Times New Roman" w:hAnsi="IRNazanin" w:cs="B Nazanin" w:hint="cs"/>
            <w:sz w:val="24"/>
            <w:szCs w:val="24"/>
            <w:rtl/>
            <w:lang w:bidi="fa-IR"/>
          </w:rPr>
          <w:t xml:space="preserve">این داده‌ها سهم کمتر از یک درصد(حدود 0.04 درصد) در دیتاست دارند و نمی‌توان </w:t>
        </w:r>
      </w:ins>
      <w:ins w:id="1506" w:author="R" w:date="2026-05-28T15:49:00Z">
        <w:r>
          <w:rPr>
            <w:rFonts w:ascii="IRNazanin" w:eastAsia="Times New Roman" w:hAnsi="IRNazanin" w:cs="B Nazanin" w:hint="cs"/>
            <w:sz w:val="24"/>
            <w:szCs w:val="24"/>
            <w:rtl/>
            <w:lang w:bidi="fa-IR"/>
          </w:rPr>
          <w:t xml:space="preserve">داده 349 روز </w:t>
        </w:r>
      </w:ins>
      <w:ins w:id="1507" w:author="R" w:date="2026-05-28T15:52:00Z">
        <w:r>
          <w:rPr>
            <w:rFonts w:ascii="IRNazanin" w:eastAsia="Times New Roman" w:hAnsi="IRNazanin" w:cs="B Nazanin" w:hint="cs"/>
            <w:sz w:val="24"/>
            <w:szCs w:val="24"/>
            <w:rtl/>
            <w:lang w:bidi="fa-IR"/>
          </w:rPr>
          <w:t xml:space="preserve">یک کنتور </w:t>
        </w:r>
      </w:ins>
      <w:ins w:id="1508" w:author="R" w:date="2026-05-28T15:49:00Z">
        <w:r>
          <w:rPr>
            <w:rFonts w:ascii="IRNazanin" w:eastAsia="Times New Roman" w:hAnsi="IRNazanin" w:cs="B Nazanin" w:hint="cs"/>
            <w:sz w:val="24"/>
            <w:szCs w:val="24"/>
            <w:rtl/>
            <w:lang w:bidi="fa-IR"/>
          </w:rPr>
          <w:t xml:space="preserve">را به خاطر </w:t>
        </w:r>
      </w:ins>
      <w:ins w:id="1509" w:author="R" w:date="2026-05-28T15:53:00Z">
        <w:r w:rsidR="009C4EF1">
          <w:rPr>
            <w:rFonts w:ascii="IRNazanin" w:eastAsia="Times New Roman" w:hAnsi="IRNazanin" w:cs="B Nazanin" w:hint="cs"/>
            <w:sz w:val="24"/>
            <w:szCs w:val="24"/>
            <w:rtl/>
            <w:lang w:bidi="fa-IR"/>
          </w:rPr>
          <w:t xml:space="preserve">حداکثر 4 </w:t>
        </w:r>
      </w:ins>
      <w:ins w:id="1510" w:author="R" w:date="2026-05-28T15:49:00Z">
        <w:r>
          <w:rPr>
            <w:rFonts w:ascii="IRNazanin" w:eastAsia="Times New Roman" w:hAnsi="IRNazanin" w:cs="B Nazanin" w:hint="cs"/>
            <w:sz w:val="24"/>
            <w:szCs w:val="24"/>
            <w:rtl/>
            <w:lang w:bidi="fa-IR"/>
          </w:rPr>
          <w:t xml:space="preserve">داده منفی حذف کرد. </w:t>
        </w:r>
      </w:ins>
      <w:ins w:id="1511" w:author="R" w:date="2026-05-28T15:54:00Z">
        <w:r w:rsidR="009C4EF1">
          <w:rPr>
            <w:rFonts w:ascii="IRNazanin" w:eastAsia="Times New Roman" w:hAnsi="IRNazanin" w:cs="B Nazanin" w:hint="cs"/>
            <w:sz w:val="24"/>
            <w:szCs w:val="24"/>
            <w:rtl/>
            <w:lang w:bidi="fa-IR"/>
          </w:rPr>
          <w:t>از طر</w:t>
        </w:r>
      </w:ins>
      <w:ins w:id="1512" w:author="R" w:date="2026-05-28T15:55:00Z">
        <w:r w:rsidR="009C4EF1">
          <w:rPr>
            <w:rFonts w:ascii="IRNazanin" w:eastAsia="Times New Roman" w:hAnsi="IRNazanin" w:cs="B Nazanin" w:hint="cs"/>
            <w:sz w:val="24"/>
            <w:szCs w:val="24"/>
            <w:rtl/>
            <w:lang w:bidi="fa-IR"/>
          </w:rPr>
          <w:t xml:space="preserve">فی اصلاح داده و از بین بردن </w:t>
        </w:r>
      </w:ins>
      <w:ins w:id="1513" w:author="R" w:date="2026-05-30T10:04:00Z">
        <w:r w:rsidR="008130CA">
          <w:rPr>
            <w:rFonts w:ascii="IRNazanin" w:eastAsia="Times New Roman" w:hAnsi="IRNazanin" w:cs="B Nazanin" w:hint="cs"/>
            <w:sz w:val="24"/>
            <w:szCs w:val="24"/>
            <w:rtl/>
            <w:lang w:bidi="fa-IR"/>
          </w:rPr>
          <w:t>کثیف</w:t>
        </w:r>
      </w:ins>
      <w:ins w:id="1514" w:author="R" w:date="2026-05-28T15:55:00Z">
        <w:r w:rsidR="009C4EF1">
          <w:rPr>
            <w:rFonts w:ascii="IRNazanin" w:eastAsia="Times New Roman" w:hAnsi="IRNazanin" w:cs="B Nazanin" w:hint="cs"/>
            <w:sz w:val="24"/>
            <w:szCs w:val="24"/>
            <w:rtl/>
            <w:lang w:bidi="fa-IR"/>
          </w:rPr>
          <w:t xml:space="preserve">ی داده (مثلا جایگزینی با قرینه یا صفر) به دلیل عدم اطلاع از مصرف دقیق آن روز غیر ممکن است. </w:t>
        </w:r>
      </w:ins>
      <w:ins w:id="1515" w:author="R" w:date="2026-05-28T15:56:00Z">
        <w:r w:rsidR="009C4EF1">
          <w:rPr>
            <w:rFonts w:ascii="IRNazanin" w:eastAsia="Times New Roman" w:hAnsi="IRNazanin" w:cs="B Nazanin" w:hint="cs"/>
            <w:sz w:val="24"/>
            <w:szCs w:val="24"/>
            <w:rtl/>
            <w:lang w:bidi="fa-IR"/>
          </w:rPr>
          <w:t xml:space="preserve">لذا بهتر است این تعداد داده، با فیلتر کردن به داده گمشده تبدیل شوند. </w:t>
        </w:r>
      </w:ins>
    </w:p>
    <w:p w14:paraId="0237FE49" w14:textId="2A5FB636" w:rsidR="004B490E" w:rsidRPr="004B490E" w:rsidRDefault="004B490E" w:rsidP="004B490E">
      <w:pPr>
        <w:pStyle w:val="Heading1"/>
        <w:jc w:val="left"/>
        <w:rPr>
          <w:rFonts w:cs="B Nazanin"/>
          <w:b/>
          <w:bCs/>
          <w:color w:val="auto"/>
          <w:rtl/>
          <w:lang w:bidi="fa-IR"/>
        </w:rPr>
      </w:pPr>
      <w:bookmarkStart w:id="1516" w:name="_Toc231041179"/>
      <w:bookmarkStart w:id="1517" w:name="_Toc231047681"/>
      <w:r>
        <w:rPr>
          <w:rFonts w:cs="B Nazanin" w:hint="cs"/>
          <w:b/>
          <w:bCs/>
          <w:color w:val="auto"/>
          <w:sz w:val="28"/>
          <w:szCs w:val="28"/>
          <w:rtl/>
          <w:lang w:bidi="fa-IR"/>
        </w:rPr>
        <w:t>3-</w:t>
      </w:r>
      <w:del w:id="1518" w:author="R" w:date="2026-05-28T15:44:00Z">
        <w:r w:rsidDel="00A61720">
          <w:rPr>
            <w:rFonts w:cs="B Nazanin" w:hint="cs"/>
            <w:b/>
            <w:bCs/>
            <w:color w:val="auto"/>
            <w:sz w:val="28"/>
            <w:szCs w:val="28"/>
            <w:rtl/>
            <w:lang w:bidi="fa-IR"/>
          </w:rPr>
          <w:delText>1</w:delText>
        </w:r>
      </w:del>
      <w:ins w:id="1519" w:author="R" w:date="2026-05-28T15:44:00Z">
        <w:r w:rsidR="00A61720">
          <w:rPr>
            <w:rFonts w:cs="B Nazanin" w:hint="cs"/>
            <w:b/>
            <w:bCs/>
            <w:color w:val="auto"/>
            <w:sz w:val="28"/>
            <w:szCs w:val="28"/>
            <w:rtl/>
            <w:lang w:bidi="fa-IR"/>
          </w:rPr>
          <w:t>2</w:t>
        </w:r>
      </w:ins>
      <w:r>
        <w:rPr>
          <w:rFonts w:cs="B Nazanin" w:hint="cs"/>
          <w:b/>
          <w:bCs/>
          <w:color w:val="auto"/>
          <w:sz w:val="28"/>
          <w:szCs w:val="28"/>
          <w:rtl/>
          <w:lang w:bidi="fa-IR"/>
        </w:rPr>
        <w:t>-استراتژی‌های رایج برای پاکسازی داده‌های گمشده</w:t>
      </w:r>
      <w:ins w:id="1520" w:author="R" w:date="2026-05-28T16:05:00Z">
        <w:r w:rsidR="00A468B1">
          <w:rPr>
            <w:rFonts w:cs="B Nazanin" w:hint="cs"/>
            <w:b/>
            <w:bCs/>
            <w:color w:val="auto"/>
            <w:sz w:val="28"/>
            <w:szCs w:val="28"/>
            <w:rtl/>
            <w:lang w:bidi="fa-IR"/>
          </w:rPr>
          <w:t xml:space="preserve"> و پیشنهاد استراتژی</w:t>
        </w:r>
      </w:ins>
      <w:bookmarkEnd w:id="1516"/>
      <w:bookmarkEnd w:id="1517"/>
    </w:p>
    <w:p w14:paraId="56662D6E" w14:textId="0F6B818C" w:rsidR="002D2F28" w:rsidRDefault="00034D6B" w:rsidP="002D2F28">
      <w:pPr>
        <w:rPr>
          <w:rFonts w:ascii="IRNazanin" w:eastAsia="Times New Roman" w:hAnsi="IRNazanin" w:cs="B Nazanin"/>
          <w:sz w:val="24"/>
          <w:szCs w:val="24"/>
          <w:rtl/>
          <w:lang w:bidi="fa-IR"/>
        </w:rPr>
      </w:pPr>
      <w:r w:rsidRPr="00400911">
        <w:rPr>
          <w:rFonts w:ascii="IRNazanin" w:eastAsia="Times New Roman" w:hAnsi="IRNazanin" w:cs="B Nazanin" w:hint="cs"/>
          <w:sz w:val="24"/>
          <w:szCs w:val="24"/>
          <w:rtl/>
          <w:lang w:bidi="fa-IR"/>
        </w:rPr>
        <w:t xml:space="preserve">حذف کنتورهای دارای داده </w:t>
      </w:r>
      <w:del w:id="1521" w:author="R" w:date="2026-05-30T10:04:00Z">
        <w:r w:rsidRPr="00400911" w:rsidDel="008130CA">
          <w:rPr>
            <w:rFonts w:ascii="IRNazanin" w:eastAsia="Times New Roman" w:hAnsi="IRNazanin" w:cs="B Nazanin" w:hint="cs"/>
            <w:sz w:val="24"/>
            <w:szCs w:val="24"/>
            <w:rtl/>
            <w:lang w:bidi="fa-IR"/>
          </w:rPr>
          <w:delText>ناهنجار</w:delText>
        </w:r>
      </w:del>
      <w:ins w:id="1522" w:author="R" w:date="2026-05-30T10:04:00Z">
        <w:r w:rsidR="008130CA">
          <w:rPr>
            <w:rFonts w:ascii="IRNazanin" w:eastAsia="Times New Roman" w:hAnsi="IRNazanin" w:cs="B Nazanin" w:hint="cs"/>
            <w:sz w:val="24"/>
            <w:szCs w:val="24"/>
            <w:rtl/>
            <w:lang w:bidi="fa-IR"/>
          </w:rPr>
          <w:t>کثیف</w:t>
        </w:r>
      </w:ins>
      <w:r w:rsidRPr="00400911">
        <w:rPr>
          <w:rFonts w:ascii="IRNazanin" w:eastAsia="Times New Roman" w:hAnsi="IRNazanin" w:cs="B Nazanin" w:hint="cs"/>
          <w:sz w:val="24"/>
          <w:szCs w:val="24"/>
          <w:rtl/>
          <w:lang w:bidi="fa-IR"/>
        </w:rPr>
        <w:t xml:space="preserve">، </w:t>
      </w:r>
      <w:r w:rsidR="00400911">
        <w:rPr>
          <w:rFonts w:ascii="IRNazanin" w:eastAsia="Times New Roman" w:hAnsi="IRNazanin" w:cs="B Nazanin" w:hint="cs"/>
          <w:sz w:val="24"/>
          <w:szCs w:val="24"/>
          <w:rtl/>
          <w:lang w:bidi="fa-IR"/>
        </w:rPr>
        <w:t xml:space="preserve">به معنی حذف تمام کنتورهای دارای داده‌های گمشده باعث از دست رفتن بیش از </w:t>
      </w:r>
      <w:r w:rsidR="002D2F28">
        <w:rPr>
          <w:rFonts w:ascii="IRNazanin" w:eastAsia="Times New Roman" w:hAnsi="IRNazanin" w:cs="B Nazanin"/>
          <w:sz w:val="24"/>
          <w:szCs w:val="24"/>
          <w:lang w:bidi="fa-IR"/>
        </w:rPr>
        <w:t>96</w:t>
      </w:r>
      <w:r w:rsidR="00400911">
        <w:rPr>
          <w:rFonts w:ascii="IRNazanin" w:eastAsia="Times New Roman" w:hAnsi="IRNazanin" w:cs="B Nazanin" w:hint="cs"/>
          <w:sz w:val="24"/>
          <w:szCs w:val="24"/>
          <w:rtl/>
          <w:lang w:bidi="fa-IR"/>
        </w:rPr>
        <w:t xml:space="preserve"> درصد داده می‌شود. این برای استراتژی ح</w:t>
      </w:r>
      <w:r w:rsidR="002D2F28">
        <w:rPr>
          <w:rFonts w:ascii="IRNazanin" w:eastAsia="Times New Roman" w:hAnsi="IRNazanin" w:cs="B Nazanin" w:hint="cs"/>
          <w:sz w:val="24"/>
          <w:szCs w:val="24"/>
          <w:rtl/>
          <w:lang w:bidi="fa-IR"/>
        </w:rPr>
        <w:t>ذ</w:t>
      </w:r>
      <w:r w:rsidR="00400911">
        <w:rPr>
          <w:rFonts w:ascii="IRNazanin" w:eastAsia="Times New Roman" w:hAnsi="IRNazanin" w:cs="B Nazanin" w:hint="cs"/>
          <w:sz w:val="24"/>
          <w:szCs w:val="24"/>
          <w:rtl/>
          <w:lang w:bidi="fa-IR"/>
        </w:rPr>
        <w:t xml:space="preserve">ف </w:t>
      </w:r>
      <w:del w:id="1523" w:author="R" w:date="2026-05-30T10:04:00Z">
        <w:r w:rsidR="00400911" w:rsidDel="008130CA">
          <w:rPr>
            <w:rFonts w:ascii="IRNazanin" w:eastAsia="Times New Roman" w:hAnsi="IRNazanin" w:cs="B Nazanin" w:hint="cs"/>
            <w:sz w:val="24"/>
            <w:szCs w:val="24"/>
            <w:rtl/>
            <w:lang w:bidi="fa-IR"/>
          </w:rPr>
          <w:delText>ناهنجار</w:delText>
        </w:r>
      </w:del>
      <w:ins w:id="1524" w:author="R" w:date="2026-05-30T10:04:00Z">
        <w:r w:rsidR="008130CA">
          <w:rPr>
            <w:rFonts w:ascii="IRNazanin" w:eastAsia="Times New Roman" w:hAnsi="IRNazanin" w:cs="B Nazanin" w:hint="cs"/>
            <w:sz w:val="24"/>
            <w:szCs w:val="24"/>
            <w:rtl/>
            <w:lang w:bidi="fa-IR"/>
          </w:rPr>
          <w:t>کثیف</w:t>
        </w:r>
      </w:ins>
      <w:r w:rsidR="00400911">
        <w:rPr>
          <w:rFonts w:ascii="IRNazanin" w:eastAsia="Times New Roman" w:hAnsi="IRNazanin" w:cs="B Nazanin" w:hint="cs"/>
          <w:sz w:val="24"/>
          <w:szCs w:val="24"/>
          <w:rtl/>
          <w:lang w:bidi="fa-IR"/>
        </w:rPr>
        <w:t xml:space="preserve">ی نیز صادق است. برای حذف </w:t>
      </w:r>
      <w:del w:id="1525" w:author="R" w:date="2026-05-30T10:04:00Z">
        <w:r w:rsidR="00400911" w:rsidDel="008130CA">
          <w:rPr>
            <w:rFonts w:ascii="IRNazanin" w:eastAsia="Times New Roman" w:hAnsi="IRNazanin" w:cs="B Nazanin" w:hint="cs"/>
            <w:sz w:val="24"/>
            <w:szCs w:val="24"/>
            <w:rtl/>
            <w:lang w:bidi="fa-IR"/>
          </w:rPr>
          <w:delText>ناهنجار</w:delText>
        </w:r>
      </w:del>
      <w:ins w:id="1526" w:author="R" w:date="2026-05-30T10:04:00Z">
        <w:r w:rsidR="008130CA">
          <w:rPr>
            <w:rFonts w:ascii="IRNazanin" w:eastAsia="Times New Roman" w:hAnsi="IRNazanin" w:cs="B Nazanin" w:hint="cs"/>
            <w:sz w:val="24"/>
            <w:szCs w:val="24"/>
            <w:rtl/>
            <w:lang w:bidi="fa-IR"/>
          </w:rPr>
          <w:t>کثیف</w:t>
        </w:r>
      </w:ins>
      <w:r w:rsidR="00400911">
        <w:rPr>
          <w:rFonts w:ascii="IRNazanin" w:eastAsia="Times New Roman" w:hAnsi="IRNazanin" w:cs="B Nazanin" w:hint="cs"/>
          <w:sz w:val="24"/>
          <w:szCs w:val="24"/>
          <w:rtl/>
          <w:lang w:bidi="fa-IR"/>
        </w:rPr>
        <w:t xml:space="preserve">ی داده گمشده بایستی آن‌ها را با عدد ثابت پر کرد. (که می تواند میانه یا میانگین باشد. ) یا می توان بر اساس متد‌هایی مثل پر کردن با داده قبلی و بعدی یا بر اساس متدهایی چون </w:t>
      </w:r>
      <w:r w:rsidR="00400911">
        <w:rPr>
          <w:rFonts w:ascii="IRNazanin" w:eastAsia="Times New Roman" w:hAnsi="IRNazanin" w:cs="B Nazanin"/>
          <w:sz w:val="24"/>
          <w:szCs w:val="24"/>
          <w:lang w:bidi="fa-IR"/>
        </w:rPr>
        <w:t xml:space="preserve">interpolate </w:t>
      </w:r>
      <w:r w:rsidR="00400911">
        <w:rPr>
          <w:rFonts w:ascii="IRNazanin" w:eastAsia="Times New Roman" w:hAnsi="IRNazanin" w:cs="B Nazanin" w:hint="cs"/>
          <w:sz w:val="24"/>
          <w:szCs w:val="24"/>
          <w:rtl/>
          <w:lang w:bidi="fa-IR"/>
        </w:rPr>
        <w:t xml:space="preserve"> در پانداس </w:t>
      </w:r>
      <w:r w:rsidR="00B117D5">
        <w:rPr>
          <w:rFonts w:ascii="IRNazanin" w:eastAsia="Times New Roman" w:hAnsi="IRNazanin" w:cs="B Nazanin" w:hint="cs"/>
          <w:sz w:val="24"/>
          <w:szCs w:val="24"/>
          <w:rtl/>
          <w:lang w:bidi="fa-IR"/>
        </w:rPr>
        <w:t xml:space="preserve">پر کرد. بایستی در نظر داشت که این روش داده را دچار سوگیری می‌کند چون بخشی از داده که وجود نداشته در نظر گرفته نمی‌شود و بخش دیگری از داده جایگزینش می‌شود. در دیتاست 1404 سامانه پایش، </w:t>
      </w:r>
      <w:r w:rsidR="00400911">
        <w:rPr>
          <w:rFonts w:ascii="IRNazanin" w:eastAsia="Times New Roman" w:hAnsi="IRNazanin" w:cs="B Nazanin"/>
          <w:sz w:val="24"/>
          <w:szCs w:val="24"/>
          <w:lang w:bidi="fa-IR"/>
        </w:rPr>
        <w:t>62</w:t>
      </w:r>
      <w:r w:rsidR="00400911">
        <w:rPr>
          <w:rFonts w:ascii="IRNazanin" w:eastAsia="Times New Roman" w:hAnsi="IRNazanin" w:cs="B Nazanin" w:hint="cs"/>
          <w:sz w:val="24"/>
          <w:szCs w:val="24"/>
          <w:rtl/>
          <w:lang w:bidi="fa-IR"/>
        </w:rPr>
        <w:t xml:space="preserve"> کنتورها بیش از 70 درصد داده‌های خود را از دست داده‌اند و پر کردن آن‌ها </w:t>
      </w:r>
      <w:r w:rsidR="00B117D5">
        <w:rPr>
          <w:rFonts w:ascii="IRNazanin" w:eastAsia="Times New Roman" w:hAnsi="IRNazanin" w:cs="B Nazanin" w:hint="cs"/>
          <w:sz w:val="24"/>
          <w:szCs w:val="24"/>
          <w:rtl/>
          <w:lang w:bidi="fa-IR"/>
        </w:rPr>
        <w:t xml:space="preserve">با توجه به حجم داده گمشده </w:t>
      </w:r>
      <w:r w:rsidR="00400911">
        <w:rPr>
          <w:rFonts w:ascii="IRNazanin" w:eastAsia="Times New Roman" w:hAnsi="IRNazanin" w:cs="B Nazanin" w:hint="cs"/>
          <w:sz w:val="24"/>
          <w:szCs w:val="24"/>
          <w:rtl/>
          <w:lang w:bidi="fa-IR"/>
        </w:rPr>
        <w:t xml:space="preserve">غیر منطقی است. </w:t>
      </w:r>
    </w:p>
    <w:p w14:paraId="3FB58BB0" w14:textId="2E22BBAD" w:rsidR="009C0E13" w:rsidRDefault="002D2F28" w:rsidP="009C0E13">
      <w:pPr>
        <w:rPr>
          <w:ins w:id="1527" w:author="R" w:date="2026-05-28T15:33:00Z"/>
          <w:rFonts w:ascii="IRNazanin" w:eastAsia="Times New Roman" w:hAnsi="IRNazanin" w:cs="B Nazanin"/>
          <w:sz w:val="24"/>
          <w:szCs w:val="24"/>
          <w:rtl/>
          <w:lang w:bidi="fa-IR"/>
        </w:rPr>
      </w:pPr>
      <w:r>
        <w:rPr>
          <w:rFonts w:ascii="IRNazanin" w:eastAsia="Times New Roman" w:hAnsi="IRNazanin" w:cs="B Nazanin" w:hint="cs"/>
          <w:sz w:val="24"/>
          <w:szCs w:val="24"/>
          <w:rtl/>
          <w:lang w:bidi="fa-IR"/>
        </w:rPr>
        <w:t xml:space="preserve">برای ترکیب این دو استراتژی باید در نظر داشت که از هر استراتژی در چه مواردی استفاده کرد. مثلا برای کنتورهایی که داده گمشده بیش از 70 درصد دارند، حذف </w:t>
      </w:r>
      <w:del w:id="1528" w:author="R" w:date="2026-05-30T10:04:00Z">
        <w:r w:rsidDel="008130CA">
          <w:rPr>
            <w:rFonts w:ascii="IRNazanin" w:eastAsia="Times New Roman" w:hAnsi="IRNazanin" w:cs="B Nazanin" w:hint="cs"/>
            <w:sz w:val="24"/>
            <w:szCs w:val="24"/>
            <w:rtl/>
            <w:lang w:bidi="fa-IR"/>
          </w:rPr>
          <w:delText>ناهنجار</w:delText>
        </w:r>
      </w:del>
      <w:ins w:id="1529" w:author="R" w:date="2026-05-30T10:04:00Z">
        <w:r w:rsidR="008130CA">
          <w:rPr>
            <w:rFonts w:ascii="IRNazanin" w:eastAsia="Times New Roman" w:hAnsi="IRNazanin" w:cs="B Nazanin" w:hint="cs"/>
            <w:sz w:val="24"/>
            <w:szCs w:val="24"/>
            <w:rtl/>
            <w:lang w:bidi="fa-IR"/>
          </w:rPr>
          <w:t>کثیف</w:t>
        </w:r>
      </w:ins>
      <w:r>
        <w:rPr>
          <w:rFonts w:ascii="IRNazanin" w:eastAsia="Times New Roman" w:hAnsi="IRNazanin" w:cs="B Nazanin" w:hint="cs"/>
          <w:sz w:val="24"/>
          <w:szCs w:val="24"/>
          <w:rtl/>
          <w:lang w:bidi="fa-IR"/>
        </w:rPr>
        <w:t xml:space="preserve">ی تقریبا غیر ممکن است. لذا بهتر است از استراتژی حذف داده استفاده کنیم. در نظر داشته باشیم که اگر کنتوری داشتیم که </w:t>
      </w:r>
      <w:del w:id="1530" w:author="R" w:date="2026-05-28T15:17:00Z">
        <w:r w:rsidDel="002D2F28">
          <w:rPr>
            <w:rFonts w:ascii="IRNazanin" w:eastAsia="Times New Roman" w:hAnsi="IRNazanin" w:cs="B Nazanin" w:hint="cs"/>
            <w:sz w:val="24"/>
            <w:szCs w:val="24"/>
            <w:rtl/>
            <w:lang w:bidi="fa-IR"/>
          </w:rPr>
          <w:delText xml:space="preserve">بیش </w:delText>
        </w:r>
      </w:del>
      <w:ins w:id="1531" w:author="R" w:date="2026-05-28T15:17:00Z">
        <w:r>
          <w:rPr>
            <w:rFonts w:ascii="IRNazanin" w:eastAsia="Times New Roman" w:hAnsi="IRNazanin" w:cs="B Nazanin" w:hint="cs"/>
            <w:sz w:val="24"/>
            <w:szCs w:val="24"/>
            <w:rtl/>
            <w:lang w:bidi="fa-IR"/>
          </w:rPr>
          <w:t xml:space="preserve">کمتر </w:t>
        </w:r>
      </w:ins>
      <w:r>
        <w:rPr>
          <w:rFonts w:ascii="IRNazanin" w:eastAsia="Times New Roman" w:hAnsi="IRNazanin" w:cs="B Nazanin" w:hint="cs"/>
          <w:sz w:val="24"/>
          <w:szCs w:val="24"/>
          <w:rtl/>
          <w:lang w:bidi="fa-IR"/>
        </w:rPr>
        <w:t>ا</w:t>
      </w:r>
      <w:ins w:id="1532" w:author="R" w:date="2026-05-28T15:18:00Z">
        <w:r>
          <w:rPr>
            <w:rFonts w:ascii="IRNazanin" w:eastAsia="Times New Roman" w:hAnsi="IRNazanin" w:cs="B Nazanin" w:hint="cs"/>
            <w:sz w:val="24"/>
            <w:szCs w:val="24"/>
            <w:rtl/>
            <w:lang w:bidi="fa-IR"/>
          </w:rPr>
          <w:t xml:space="preserve">ز </w:t>
        </w:r>
      </w:ins>
      <w:del w:id="1533" w:author="R" w:date="2026-05-28T15:18:00Z">
        <w:r w:rsidDel="002D2F28">
          <w:rPr>
            <w:rFonts w:ascii="IRNazanin" w:eastAsia="Times New Roman" w:hAnsi="IRNazanin" w:cs="B Nazanin" w:hint="cs"/>
            <w:sz w:val="24"/>
            <w:szCs w:val="24"/>
            <w:rtl/>
            <w:lang w:bidi="fa-IR"/>
          </w:rPr>
          <w:delText>ز 70</w:delText>
        </w:r>
      </w:del>
      <w:ins w:id="1534" w:author="R" w:date="2026-05-28T15:18:00Z">
        <w:r>
          <w:rPr>
            <w:rFonts w:ascii="IRNazanin" w:eastAsia="Times New Roman" w:hAnsi="IRNazanin" w:cs="B Nazanin" w:hint="cs"/>
            <w:sz w:val="24"/>
            <w:szCs w:val="24"/>
            <w:rtl/>
            <w:lang w:bidi="fa-IR"/>
          </w:rPr>
          <w:t>30</w:t>
        </w:r>
      </w:ins>
      <w:r>
        <w:rPr>
          <w:rFonts w:ascii="IRNazanin" w:eastAsia="Times New Roman" w:hAnsi="IRNazanin" w:cs="B Nazanin" w:hint="cs"/>
          <w:sz w:val="24"/>
          <w:szCs w:val="24"/>
          <w:rtl/>
          <w:lang w:bidi="fa-IR"/>
        </w:rPr>
        <w:t xml:space="preserve"> درصد داده</w:t>
      </w:r>
      <w:ins w:id="1535" w:author="R" w:date="2026-05-28T15:17:00Z">
        <w:r>
          <w:rPr>
            <w:rFonts w:ascii="IRNazanin" w:eastAsia="Times New Roman" w:hAnsi="IRNazanin" w:cs="B Nazanin" w:hint="cs"/>
            <w:sz w:val="24"/>
            <w:szCs w:val="24"/>
            <w:rtl/>
            <w:lang w:bidi="fa-IR"/>
          </w:rPr>
          <w:t>‌ها</w:t>
        </w:r>
      </w:ins>
      <w:ins w:id="1536" w:author="R" w:date="2026-05-28T15:19:00Z">
        <w:r>
          <w:rPr>
            <w:rFonts w:ascii="IRNazanin" w:eastAsia="Times New Roman" w:hAnsi="IRNazanin" w:cs="B Nazanin" w:hint="cs"/>
            <w:sz w:val="24"/>
            <w:szCs w:val="24"/>
            <w:rtl/>
            <w:lang w:bidi="fa-IR"/>
          </w:rPr>
          <w:t>ی آن‌ها گمشده‌</w:t>
        </w:r>
      </w:ins>
      <w:ins w:id="1537" w:author="R" w:date="2026-05-28T15:20:00Z">
        <w:r>
          <w:rPr>
            <w:rFonts w:ascii="IRNazanin" w:eastAsia="Times New Roman" w:hAnsi="IRNazanin" w:cs="B Nazanin" w:hint="cs"/>
            <w:sz w:val="24"/>
            <w:szCs w:val="24"/>
            <w:rtl/>
            <w:lang w:bidi="fa-IR"/>
          </w:rPr>
          <w:t>اند، حذف آن مقرون به صرفه نیست و باعث از دست رفتن حجم زیادی از داده می شود. لذا بهتر است کنتورهایی که بیش از 30 درصد داده گم</w:t>
        </w:r>
      </w:ins>
      <w:ins w:id="1538" w:author="R" w:date="2026-05-28T15:21:00Z">
        <w:r>
          <w:rPr>
            <w:rFonts w:ascii="IRNazanin" w:eastAsia="Times New Roman" w:hAnsi="IRNazanin" w:cs="B Nazanin" w:hint="cs"/>
            <w:sz w:val="24"/>
            <w:szCs w:val="24"/>
            <w:rtl/>
            <w:lang w:bidi="fa-IR"/>
          </w:rPr>
          <w:t xml:space="preserve">شده دارند را حذف کنیم که فقط </w:t>
        </w:r>
      </w:ins>
      <w:ins w:id="1539" w:author="R" w:date="2026-05-28T15:22:00Z">
        <w:r w:rsidR="009C0E13">
          <w:rPr>
            <w:rFonts w:ascii="IRNazanin" w:eastAsia="Times New Roman" w:hAnsi="IRNazanin" w:cs="B Nazanin"/>
            <w:sz w:val="24"/>
            <w:szCs w:val="24"/>
            <w:lang w:bidi="fa-IR"/>
          </w:rPr>
          <w:t>25.3</w:t>
        </w:r>
        <w:r w:rsidR="009C0E13">
          <w:rPr>
            <w:rFonts w:ascii="IRNazanin" w:eastAsia="Times New Roman" w:hAnsi="IRNazanin" w:cs="B Nazanin" w:hint="cs"/>
            <w:sz w:val="24"/>
            <w:szCs w:val="24"/>
            <w:rtl/>
            <w:lang w:bidi="fa-IR"/>
          </w:rPr>
          <w:t xml:space="preserve"> درصد از داده‌ها را شامل می شود. </w:t>
        </w:r>
      </w:ins>
      <w:ins w:id="1540" w:author="R" w:date="2026-05-28T15:27:00Z">
        <w:r w:rsidR="009C0E13">
          <w:rPr>
            <w:rFonts w:ascii="IRNazanin" w:eastAsia="Times New Roman" w:hAnsi="IRNazanin" w:cs="B Nazanin" w:hint="cs"/>
            <w:sz w:val="24"/>
            <w:szCs w:val="24"/>
            <w:rtl/>
            <w:lang w:bidi="fa-IR"/>
          </w:rPr>
          <w:t>این کار باعث می شود سهم داده‌های گمش</w:t>
        </w:r>
      </w:ins>
      <w:ins w:id="1541" w:author="R" w:date="2026-05-28T15:32:00Z">
        <w:r w:rsidR="00534166">
          <w:rPr>
            <w:rFonts w:ascii="IRNazanin" w:eastAsia="Times New Roman" w:hAnsi="IRNazanin" w:cs="B Nazanin" w:hint="cs"/>
            <w:sz w:val="24"/>
            <w:szCs w:val="24"/>
            <w:rtl/>
            <w:lang w:bidi="fa-IR"/>
          </w:rPr>
          <w:t xml:space="preserve">ده از 20 درصد به 8 درصد کاهش پیدا کرد. اکنون می‌توانیم با استفاده از متدهای موجود در پانداس، </w:t>
        </w:r>
      </w:ins>
      <w:ins w:id="1542" w:author="R" w:date="2026-05-28T15:33:00Z">
        <w:r w:rsidR="00534166">
          <w:rPr>
            <w:rFonts w:ascii="IRNazanin" w:eastAsia="Times New Roman" w:hAnsi="IRNazanin" w:cs="B Nazanin" w:hint="cs"/>
            <w:sz w:val="24"/>
            <w:szCs w:val="24"/>
            <w:rtl/>
            <w:lang w:bidi="fa-IR"/>
          </w:rPr>
          <w:t xml:space="preserve">داده‌های گمشده باقی مانده را پر کنیم. حال سه راه کلی داریم : </w:t>
        </w:r>
      </w:ins>
    </w:p>
    <w:p w14:paraId="7D8A2E3D" w14:textId="55B194E9" w:rsidR="00534166" w:rsidRDefault="00534166" w:rsidP="00534166">
      <w:pPr>
        <w:pStyle w:val="ListParagraph"/>
        <w:numPr>
          <w:ilvl w:val="0"/>
          <w:numId w:val="24"/>
        </w:numPr>
        <w:rPr>
          <w:ins w:id="1543" w:author="R" w:date="2026-05-28T15:34:00Z"/>
          <w:rFonts w:ascii="IRNazanin" w:eastAsia="Times New Roman" w:hAnsi="IRNazanin" w:cs="B Nazanin"/>
          <w:sz w:val="24"/>
          <w:szCs w:val="24"/>
          <w:lang w:bidi="fa-IR"/>
        </w:rPr>
      </w:pPr>
      <w:ins w:id="1544" w:author="R" w:date="2026-05-28T15:34:00Z">
        <w:r>
          <w:rPr>
            <w:rFonts w:ascii="IRNazanin" w:eastAsia="Times New Roman" w:hAnsi="IRNazanin" w:cs="B Nazanin" w:hint="cs"/>
            <w:sz w:val="24"/>
            <w:szCs w:val="24"/>
            <w:rtl/>
            <w:lang w:bidi="fa-IR"/>
          </w:rPr>
          <w:t xml:space="preserve">عدد ثابت </w:t>
        </w:r>
      </w:ins>
      <w:ins w:id="1545" w:author="R" w:date="2026-05-28T15:35:00Z">
        <w:r>
          <w:rPr>
            <w:rFonts w:ascii="IRNazanin" w:eastAsia="Times New Roman" w:hAnsi="IRNazanin" w:cs="B Nazanin" w:hint="cs"/>
            <w:sz w:val="24"/>
            <w:szCs w:val="24"/>
            <w:rtl/>
            <w:lang w:bidi="fa-IR"/>
          </w:rPr>
          <w:t>(</w:t>
        </w:r>
      </w:ins>
      <w:ins w:id="1546" w:author="R" w:date="2026-05-28T15:34:00Z">
        <w:r>
          <w:rPr>
            <w:rFonts w:ascii="IRNazanin" w:eastAsia="Times New Roman" w:hAnsi="IRNazanin" w:cs="B Nazanin" w:hint="cs"/>
            <w:sz w:val="24"/>
            <w:szCs w:val="24"/>
            <w:rtl/>
            <w:lang w:bidi="fa-IR"/>
          </w:rPr>
          <w:t>مثلا میانگین، میانه یا حتی صفر</w:t>
        </w:r>
      </w:ins>
      <w:ins w:id="1547" w:author="R" w:date="2026-05-28T15:35:00Z">
        <w:r>
          <w:rPr>
            <w:rFonts w:ascii="IRNazanin" w:eastAsia="Times New Roman" w:hAnsi="IRNazanin" w:cs="B Nazanin" w:hint="cs"/>
            <w:sz w:val="24"/>
            <w:szCs w:val="24"/>
            <w:rtl/>
            <w:lang w:bidi="fa-IR"/>
          </w:rPr>
          <w:t>)</w:t>
        </w:r>
      </w:ins>
    </w:p>
    <w:p w14:paraId="4D89AF1A" w14:textId="5DC25B36" w:rsidR="00534166" w:rsidRDefault="00534166" w:rsidP="00534166">
      <w:pPr>
        <w:pStyle w:val="ListParagraph"/>
        <w:numPr>
          <w:ilvl w:val="0"/>
          <w:numId w:val="24"/>
        </w:numPr>
        <w:rPr>
          <w:ins w:id="1548" w:author="R" w:date="2026-05-28T15:36:00Z"/>
          <w:rFonts w:ascii="IRNazanin" w:eastAsia="Times New Roman" w:hAnsi="IRNazanin" w:cs="B Nazanin"/>
          <w:sz w:val="24"/>
          <w:szCs w:val="24"/>
          <w:lang w:bidi="fa-IR"/>
        </w:rPr>
      </w:pPr>
      <w:ins w:id="1549" w:author="R" w:date="2026-05-28T15:35:00Z">
        <w:r>
          <w:rPr>
            <w:rFonts w:ascii="IRNazanin" w:eastAsia="Times New Roman" w:hAnsi="IRNazanin" w:cs="B Nazanin" w:hint="cs"/>
            <w:sz w:val="24"/>
            <w:szCs w:val="24"/>
            <w:rtl/>
            <w:lang w:bidi="fa-IR"/>
          </w:rPr>
          <w:lastRenderedPageBreak/>
          <w:t xml:space="preserve">استفاده از مقادیر قبلی و بعدی (که در داده‌های یک کنتور، می توان داده روز قبل </w:t>
        </w:r>
      </w:ins>
      <w:ins w:id="1550" w:author="R" w:date="2026-05-28T15:36:00Z">
        <w:r>
          <w:rPr>
            <w:rFonts w:ascii="IRNazanin" w:eastAsia="Times New Roman" w:hAnsi="IRNazanin" w:cs="B Nazanin" w:hint="cs"/>
            <w:sz w:val="24"/>
            <w:szCs w:val="24"/>
            <w:rtl/>
            <w:lang w:bidi="fa-IR"/>
          </w:rPr>
          <w:t>یا بعد را جایگذاری کرد، نه داده کنتور قبلی و بعدی</w:t>
        </w:r>
      </w:ins>
      <w:ins w:id="1551" w:author="R" w:date="2026-05-28T15:35:00Z">
        <w:r>
          <w:rPr>
            <w:rFonts w:ascii="IRNazanin" w:eastAsia="Times New Roman" w:hAnsi="IRNazanin" w:cs="B Nazanin" w:hint="cs"/>
            <w:sz w:val="24"/>
            <w:szCs w:val="24"/>
            <w:rtl/>
            <w:lang w:bidi="fa-IR"/>
          </w:rPr>
          <w:t>)</w:t>
        </w:r>
      </w:ins>
    </w:p>
    <w:p w14:paraId="04320AE0" w14:textId="57E2CA47" w:rsidR="00534166" w:rsidRDefault="00534166" w:rsidP="00534166">
      <w:pPr>
        <w:pStyle w:val="ListParagraph"/>
        <w:numPr>
          <w:ilvl w:val="0"/>
          <w:numId w:val="24"/>
        </w:numPr>
        <w:rPr>
          <w:ins w:id="1552" w:author="R" w:date="2026-05-28T15:39:00Z"/>
          <w:rFonts w:ascii="IRNazanin" w:eastAsia="Times New Roman" w:hAnsi="IRNazanin" w:cs="B Nazanin"/>
          <w:sz w:val="24"/>
          <w:szCs w:val="24"/>
          <w:lang w:bidi="fa-IR"/>
        </w:rPr>
      </w:pPr>
      <w:ins w:id="1553" w:author="R" w:date="2026-05-28T15:36:00Z">
        <w:r>
          <w:rPr>
            <w:rFonts w:ascii="IRNazanin" w:eastAsia="Times New Roman" w:hAnsi="IRNazanin" w:cs="B Nazanin" w:hint="cs"/>
            <w:sz w:val="24"/>
            <w:szCs w:val="24"/>
            <w:rtl/>
            <w:lang w:bidi="fa-IR"/>
          </w:rPr>
          <w:t xml:space="preserve">استفاده از </w:t>
        </w:r>
      </w:ins>
      <w:ins w:id="1554" w:author="R" w:date="2026-05-28T15:37:00Z">
        <w:r>
          <w:rPr>
            <w:rFonts w:ascii="IRNazanin" w:eastAsia="Times New Roman" w:hAnsi="IRNazanin" w:cs="B Nazanin" w:hint="cs"/>
            <w:sz w:val="24"/>
            <w:szCs w:val="24"/>
            <w:rtl/>
            <w:lang w:bidi="fa-IR"/>
          </w:rPr>
          <w:t xml:space="preserve">روش‌های داخل تابع </w:t>
        </w:r>
        <w:r>
          <w:rPr>
            <w:rFonts w:ascii="IRNazanin" w:eastAsia="Times New Roman" w:hAnsi="IRNazanin" w:cs="B Nazanin"/>
            <w:sz w:val="24"/>
            <w:szCs w:val="24"/>
            <w:lang w:bidi="fa-IR"/>
          </w:rPr>
          <w:t>interpolate</w:t>
        </w:r>
        <w:r>
          <w:rPr>
            <w:rFonts w:ascii="IRNazanin" w:eastAsia="Times New Roman" w:hAnsi="IRNazanin" w:cs="B Nazanin" w:hint="cs"/>
            <w:sz w:val="24"/>
            <w:szCs w:val="24"/>
            <w:rtl/>
            <w:lang w:bidi="fa-IR"/>
          </w:rPr>
          <w:t xml:space="preserve"> که می تواند شامل روش خطی یا روش مبتنی بر زمان (مناسب برای داده‌های سری زمانی) باشد. </w:t>
        </w:r>
      </w:ins>
    </w:p>
    <w:p w14:paraId="65AA52DE" w14:textId="16305F2B" w:rsidR="00534166" w:rsidRPr="00534166" w:rsidRDefault="00534166" w:rsidP="00024ECF">
      <w:pPr>
        <w:rPr>
          <w:ins w:id="1555" w:author="R" w:date="2026-05-28T15:24:00Z"/>
          <w:rFonts w:ascii="IRNazanin" w:eastAsia="Times New Roman" w:hAnsi="IRNazanin" w:cs="B Nazanin"/>
          <w:sz w:val="24"/>
          <w:szCs w:val="24"/>
          <w:lang w:bidi="fa-IR"/>
          <w:rPrChange w:id="1556" w:author="R" w:date="2026-05-28T15:37:00Z">
            <w:rPr>
              <w:ins w:id="1557" w:author="R" w:date="2026-05-28T15:24:00Z"/>
              <w:lang w:bidi="fa-IR"/>
            </w:rPr>
          </w:rPrChange>
        </w:rPr>
      </w:pPr>
      <w:ins w:id="1558" w:author="R" w:date="2026-05-28T15:39:00Z">
        <w:r>
          <w:rPr>
            <w:rFonts w:ascii="IRNazanin" w:eastAsia="Times New Roman" w:hAnsi="IRNazanin" w:cs="B Nazanin" w:hint="cs"/>
            <w:sz w:val="24"/>
            <w:szCs w:val="24"/>
            <w:rtl/>
            <w:lang w:bidi="fa-IR"/>
          </w:rPr>
          <w:t>در نظر داریم که تمام این روش‌ها می‌توانند مقداری داده را دچار سوگیری کنند. ما باید روشی را انتخاب کنیم ک</w:t>
        </w:r>
      </w:ins>
      <w:ins w:id="1559" w:author="R" w:date="2026-05-28T15:40:00Z">
        <w:r>
          <w:rPr>
            <w:rFonts w:ascii="IRNazanin" w:eastAsia="Times New Roman" w:hAnsi="IRNazanin" w:cs="B Nazanin" w:hint="cs"/>
            <w:sz w:val="24"/>
            <w:szCs w:val="24"/>
            <w:rtl/>
            <w:lang w:bidi="fa-IR"/>
          </w:rPr>
          <w:t>ه کمترین بایاس را داشته باشد و به واقعیت داده نزدیک‌تر باشد. با این استدلال نمی‌توان میانه، میانگین یا هر عدد ثابت دیگری را برای کنتوری گذاشت که در طول روزهای هفته، روزهای ماه و فصل‌</w:t>
        </w:r>
      </w:ins>
      <w:ins w:id="1560" w:author="R" w:date="2026-05-28T15:41:00Z">
        <w:r>
          <w:rPr>
            <w:rFonts w:ascii="IRNazanin" w:eastAsia="Times New Roman" w:hAnsi="IRNazanin" w:cs="B Nazanin" w:hint="cs"/>
            <w:sz w:val="24"/>
            <w:szCs w:val="24"/>
            <w:rtl/>
            <w:lang w:bidi="fa-IR"/>
          </w:rPr>
          <w:t xml:space="preserve">های متنوع سال، رفتارها و الگوهای مصرفی متفاوتی را نشان می‌دهد. </w:t>
        </w:r>
      </w:ins>
      <w:ins w:id="1561" w:author="R" w:date="2026-05-28T15:38:00Z">
        <w:r>
          <w:rPr>
            <w:rFonts w:ascii="IRNazanin" w:eastAsia="Times New Roman" w:hAnsi="IRNazanin" w:cs="B Nazanin" w:hint="cs"/>
            <w:sz w:val="24"/>
            <w:szCs w:val="24"/>
            <w:rtl/>
            <w:lang w:bidi="fa-IR"/>
          </w:rPr>
          <w:t xml:space="preserve">استفاده از روش روز قبلی و بعدی الگوهای داخل یک هفته را کمرنگ می کند که </w:t>
        </w:r>
      </w:ins>
      <w:ins w:id="1562" w:author="R" w:date="2026-05-28T15:39:00Z">
        <w:r>
          <w:rPr>
            <w:rFonts w:ascii="IRNazanin" w:eastAsia="Times New Roman" w:hAnsi="IRNazanin" w:cs="B Nazanin" w:hint="cs"/>
            <w:sz w:val="24"/>
            <w:szCs w:val="24"/>
            <w:rtl/>
            <w:lang w:bidi="fa-IR"/>
          </w:rPr>
          <w:t xml:space="preserve">داده دچار بایاس می‌شود. </w:t>
        </w:r>
      </w:ins>
      <w:ins w:id="1563" w:author="R" w:date="2026-05-28T15:41:00Z">
        <w:r>
          <w:rPr>
            <w:rFonts w:ascii="IRNazanin" w:eastAsia="Times New Roman" w:hAnsi="IRNazanin" w:cs="B Nazanin" w:hint="cs"/>
            <w:sz w:val="24"/>
            <w:szCs w:val="24"/>
            <w:rtl/>
            <w:lang w:bidi="fa-IR"/>
          </w:rPr>
          <w:t xml:space="preserve">از طرفی مصرف ما خطی یا چند جمله‌ای نیست که بتوان نتیجه گرفت </w:t>
        </w:r>
      </w:ins>
      <w:ins w:id="1564" w:author="R" w:date="2026-05-28T15:42:00Z">
        <w:r w:rsidR="00A61720">
          <w:rPr>
            <w:rFonts w:ascii="IRNazanin" w:eastAsia="Times New Roman" w:hAnsi="IRNazanin" w:cs="B Nazanin" w:hint="cs"/>
            <w:sz w:val="24"/>
            <w:szCs w:val="24"/>
            <w:rtl/>
            <w:lang w:bidi="fa-IR"/>
          </w:rPr>
          <w:t xml:space="preserve">با یک رابطه قطعی </w:t>
        </w:r>
      </w:ins>
      <w:ins w:id="1565" w:author="R" w:date="2026-05-28T15:43:00Z">
        <w:r w:rsidR="00A61720">
          <w:rPr>
            <w:rFonts w:ascii="IRNazanin" w:eastAsia="Times New Roman" w:hAnsi="IRNazanin" w:cs="B Nazanin" w:hint="cs"/>
            <w:sz w:val="24"/>
            <w:szCs w:val="24"/>
            <w:rtl/>
            <w:lang w:bidi="fa-IR"/>
          </w:rPr>
          <w:t xml:space="preserve">ریاضی، </w:t>
        </w:r>
      </w:ins>
      <w:ins w:id="1566" w:author="R" w:date="2026-05-28T15:41:00Z">
        <w:r>
          <w:rPr>
            <w:rFonts w:ascii="IRNazanin" w:eastAsia="Times New Roman" w:hAnsi="IRNazanin" w:cs="B Nazanin" w:hint="cs"/>
            <w:sz w:val="24"/>
            <w:szCs w:val="24"/>
            <w:rtl/>
            <w:lang w:bidi="fa-IR"/>
          </w:rPr>
          <w:t xml:space="preserve">هر روز نسبت به روز </w:t>
        </w:r>
      </w:ins>
      <w:ins w:id="1567" w:author="R" w:date="2026-05-28T15:42:00Z">
        <w:r>
          <w:rPr>
            <w:rFonts w:ascii="IRNazanin" w:eastAsia="Times New Roman" w:hAnsi="IRNazanin" w:cs="B Nazanin" w:hint="cs"/>
            <w:sz w:val="24"/>
            <w:szCs w:val="24"/>
            <w:rtl/>
            <w:lang w:bidi="fa-IR"/>
          </w:rPr>
          <w:t xml:space="preserve">قبلی بصورت خطی بیشتر یا کمتر می‌شود. </w:t>
        </w:r>
      </w:ins>
      <w:ins w:id="1568" w:author="R" w:date="2026-05-28T15:43:00Z">
        <w:r w:rsidR="00A61720">
          <w:rPr>
            <w:rFonts w:ascii="IRNazanin" w:eastAsia="Times New Roman" w:hAnsi="IRNazanin" w:cs="B Nazanin" w:hint="cs"/>
            <w:sz w:val="24"/>
            <w:szCs w:val="24"/>
            <w:rtl/>
            <w:lang w:bidi="fa-IR"/>
          </w:rPr>
          <w:t xml:space="preserve">پس باید از روشی استفاده کنیم که روندهای سری زمانی را در نظر می گیرد و این روش </w:t>
        </w:r>
        <w:r w:rsidR="00A61720">
          <w:rPr>
            <w:rFonts w:ascii="IRNazanin" w:eastAsia="Times New Roman" w:hAnsi="IRNazanin" w:cs="B Nazanin"/>
            <w:sz w:val="24"/>
            <w:szCs w:val="24"/>
            <w:lang w:bidi="fa-IR"/>
          </w:rPr>
          <w:t>time</w:t>
        </w:r>
        <w:r w:rsidR="00A61720">
          <w:rPr>
            <w:rFonts w:ascii="IRNazanin" w:eastAsia="Times New Roman" w:hAnsi="IRNazanin" w:cs="B Nazanin" w:hint="cs"/>
            <w:sz w:val="24"/>
            <w:szCs w:val="24"/>
            <w:rtl/>
            <w:lang w:bidi="fa-IR"/>
          </w:rPr>
          <w:t xml:space="preserve"> در تابع </w:t>
        </w:r>
      </w:ins>
      <w:ins w:id="1569" w:author="R" w:date="2026-05-28T15:44:00Z">
        <w:r w:rsidR="00A61720">
          <w:rPr>
            <w:rFonts w:ascii="IRNazanin" w:eastAsia="Times New Roman" w:hAnsi="IRNazanin" w:cs="B Nazanin"/>
            <w:sz w:val="24"/>
            <w:szCs w:val="24"/>
            <w:lang w:bidi="fa-IR"/>
          </w:rPr>
          <w:t>interpolate</w:t>
        </w:r>
        <w:r w:rsidR="00A61720">
          <w:rPr>
            <w:rFonts w:ascii="IRNazanin" w:eastAsia="Times New Roman" w:hAnsi="IRNazanin" w:cs="B Nazanin" w:hint="cs"/>
            <w:sz w:val="24"/>
            <w:szCs w:val="24"/>
            <w:rtl/>
            <w:lang w:bidi="fa-IR"/>
          </w:rPr>
          <w:t xml:space="preserve"> در پانداس است. </w:t>
        </w:r>
      </w:ins>
    </w:p>
    <w:p w14:paraId="247A2D73" w14:textId="5D655A79" w:rsidR="009C0E13" w:rsidDel="009C0E13" w:rsidRDefault="009C0E13" w:rsidP="002D2F28">
      <w:pPr>
        <w:rPr>
          <w:del w:id="1570" w:author="R" w:date="2026-05-28T15:24:00Z"/>
          <w:rFonts w:ascii="IRNazanin" w:eastAsia="Times New Roman" w:hAnsi="IRNazanin" w:cs="B Nazanin"/>
          <w:sz w:val="24"/>
          <w:szCs w:val="24"/>
          <w:rtl/>
          <w:lang w:bidi="fa-IR"/>
        </w:rPr>
      </w:pPr>
    </w:p>
    <w:p w14:paraId="63C2840E" w14:textId="4E758159" w:rsidR="00034D6B" w:rsidRPr="00161EF7" w:rsidRDefault="00061FB7" w:rsidP="00034D6B">
      <w:pPr>
        <w:pStyle w:val="Heading1"/>
        <w:jc w:val="left"/>
        <w:rPr>
          <w:rFonts w:cs="B Nazanin"/>
          <w:b/>
          <w:bCs/>
          <w:color w:val="auto"/>
          <w:rtl/>
          <w:lang w:bidi="fa-IR"/>
        </w:rPr>
      </w:pPr>
      <w:bookmarkStart w:id="1571" w:name="_Toc231041180"/>
      <w:bookmarkStart w:id="1572" w:name="_Toc231047682"/>
      <w:r>
        <w:rPr>
          <w:rFonts w:cs="B Nazanin" w:hint="cs"/>
          <w:b/>
          <w:bCs/>
          <w:color w:val="auto"/>
          <w:sz w:val="28"/>
          <w:szCs w:val="28"/>
          <w:rtl/>
          <w:lang w:bidi="fa-IR"/>
        </w:rPr>
        <w:t>3-</w:t>
      </w:r>
      <w:del w:id="1573" w:author="R" w:date="2026-05-28T15:44:00Z">
        <w:r w:rsidDel="00A61720">
          <w:rPr>
            <w:rFonts w:cs="B Nazanin" w:hint="cs"/>
            <w:b/>
            <w:bCs/>
            <w:color w:val="auto"/>
            <w:sz w:val="28"/>
            <w:szCs w:val="28"/>
            <w:rtl/>
            <w:lang w:bidi="fa-IR"/>
          </w:rPr>
          <w:delText>1</w:delText>
        </w:r>
      </w:del>
      <w:ins w:id="1574" w:author="R" w:date="2026-05-28T15:44:00Z">
        <w:r w:rsidR="00A61720">
          <w:rPr>
            <w:rFonts w:cs="B Nazanin" w:hint="cs"/>
            <w:b/>
            <w:bCs/>
            <w:color w:val="auto"/>
            <w:sz w:val="28"/>
            <w:szCs w:val="28"/>
            <w:rtl/>
            <w:lang w:bidi="fa-IR"/>
          </w:rPr>
          <w:t>3</w:t>
        </w:r>
      </w:ins>
      <w:r>
        <w:rPr>
          <w:rFonts w:cs="B Nazanin" w:hint="cs"/>
          <w:b/>
          <w:bCs/>
          <w:color w:val="auto"/>
          <w:sz w:val="28"/>
          <w:szCs w:val="28"/>
          <w:rtl/>
          <w:lang w:bidi="fa-IR"/>
        </w:rPr>
        <w:t>-استراتژی‌های رایج برای پاکسازی</w:t>
      </w:r>
      <w:r w:rsidR="007E6F5C">
        <w:rPr>
          <w:rFonts w:cs="B Nazanin" w:hint="cs"/>
          <w:b/>
          <w:bCs/>
          <w:color w:val="auto"/>
          <w:sz w:val="28"/>
          <w:szCs w:val="28"/>
          <w:rtl/>
          <w:lang w:bidi="fa-IR"/>
        </w:rPr>
        <w:t xml:space="preserve"> داده‌های </w:t>
      </w:r>
      <w:del w:id="1575" w:author="R" w:date="2026-05-28T15:23:00Z">
        <w:r w:rsidR="007E6F5C" w:rsidDel="009C0E13">
          <w:rPr>
            <w:rFonts w:cs="B Nazanin" w:hint="cs"/>
            <w:b/>
            <w:bCs/>
            <w:color w:val="auto"/>
            <w:sz w:val="28"/>
            <w:szCs w:val="28"/>
            <w:rtl/>
            <w:lang w:bidi="fa-IR"/>
          </w:rPr>
          <w:delText>گمشده</w:delText>
        </w:r>
      </w:del>
      <w:ins w:id="1576" w:author="R" w:date="2026-05-28T15:23:00Z">
        <w:r w:rsidR="009C0E13">
          <w:rPr>
            <w:rFonts w:cs="B Nazanin" w:hint="cs"/>
            <w:b/>
            <w:bCs/>
            <w:color w:val="auto"/>
            <w:sz w:val="28"/>
            <w:szCs w:val="28"/>
            <w:rtl/>
            <w:lang w:bidi="fa-IR"/>
          </w:rPr>
          <w:t>صفر</w:t>
        </w:r>
      </w:ins>
      <w:ins w:id="1577" w:author="R" w:date="2026-05-28T16:05:00Z">
        <w:r w:rsidR="00A468B1">
          <w:rPr>
            <w:rFonts w:cs="B Nazanin" w:hint="cs"/>
            <w:b/>
            <w:bCs/>
            <w:color w:val="auto"/>
            <w:sz w:val="28"/>
            <w:szCs w:val="28"/>
            <w:rtl/>
            <w:lang w:bidi="fa-IR"/>
          </w:rPr>
          <w:t xml:space="preserve"> و پیشنهاد استراتژی</w:t>
        </w:r>
      </w:ins>
      <w:bookmarkEnd w:id="1571"/>
      <w:bookmarkEnd w:id="1572"/>
    </w:p>
    <w:p w14:paraId="1B124550" w14:textId="735D6D3C" w:rsidR="00A468B1" w:rsidRDefault="009C4EF1" w:rsidP="00A468B1">
      <w:pPr>
        <w:rPr>
          <w:ins w:id="1578" w:author="R" w:date="2026-05-28T16:05:00Z"/>
          <w:rFonts w:cs="B Nazanin"/>
          <w:sz w:val="24"/>
          <w:szCs w:val="24"/>
          <w:rtl/>
          <w:lang w:bidi="fa-IR"/>
        </w:rPr>
      </w:pPr>
      <w:ins w:id="1579" w:author="R" w:date="2026-05-28T15:57:00Z">
        <w:r>
          <w:rPr>
            <w:rFonts w:cs="B Nazanin" w:hint="cs"/>
            <w:sz w:val="24"/>
            <w:szCs w:val="24"/>
            <w:rtl/>
            <w:lang w:bidi="fa-IR"/>
          </w:rPr>
          <w:t xml:space="preserve">داده‌های صفر الزاما نشانه </w:t>
        </w:r>
      </w:ins>
      <w:ins w:id="1580" w:author="R" w:date="2026-05-30T10:04:00Z">
        <w:r w:rsidR="008130CA">
          <w:rPr>
            <w:rFonts w:cs="B Nazanin" w:hint="cs"/>
            <w:sz w:val="24"/>
            <w:szCs w:val="24"/>
            <w:rtl/>
            <w:lang w:bidi="fa-IR"/>
          </w:rPr>
          <w:t>کثیف</w:t>
        </w:r>
      </w:ins>
      <w:ins w:id="1581" w:author="R" w:date="2026-05-28T15:57:00Z">
        <w:r>
          <w:rPr>
            <w:rFonts w:cs="B Nazanin" w:hint="cs"/>
            <w:sz w:val="24"/>
            <w:szCs w:val="24"/>
            <w:rtl/>
            <w:lang w:bidi="fa-IR"/>
          </w:rPr>
          <w:t xml:space="preserve">ی نیستند و فقط مشکوک به </w:t>
        </w:r>
      </w:ins>
      <w:ins w:id="1582" w:author="R" w:date="2026-05-30T10:04:00Z">
        <w:r w:rsidR="008130CA">
          <w:rPr>
            <w:rFonts w:cs="B Nazanin" w:hint="cs"/>
            <w:sz w:val="24"/>
            <w:szCs w:val="24"/>
            <w:rtl/>
            <w:lang w:bidi="fa-IR"/>
          </w:rPr>
          <w:t>کثیف</w:t>
        </w:r>
      </w:ins>
      <w:ins w:id="1583" w:author="R" w:date="2026-05-28T15:57:00Z">
        <w:r>
          <w:rPr>
            <w:rFonts w:cs="B Nazanin" w:hint="cs"/>
            <w:sz w:val="24"/>
            <w:szCs w:val="24"/>
            <w:rtl/>
            <w:lang w:bidi="fa-IR"/>
          </w:rPr>
          <w:t xml:space="preserve">ی هستند. مثلا اگر </w:t>
        </w:r>
      </w:ins>
      <w:ins w:id="1584" w:author="R" w:date="2026-05-28T15:58:00Z">
        <w:r>
          <w:rPr>
            <w:rFonts w:cs="B Nazanin" w:hint="cs"/>
            <w:sz w:val="24"/>
            <w:szCs w:val="24"/>
            <w:rtl/>
            <w:lang w:bidi="fa-IR"/>
          </w:rPr>
          <w:t xml:space="preserve">پس از فصل آبیاری </w:t>
        </w:r>
      </w:ins>
      <w:ins w:id="1585" w:author="R" w:date="2026-05-28T15:57:00Z">
        <w:r>
          <w:rPr>
            <w:rFonts w:cs="B Nazanin" w:hint="cs"/>
            <w:sz w:val="24"/>
            <w:szCs w:val="24"/>
            <w:rtl/>
            <w:lang w:bidi="fa-IR"/>
          </w:rPr>
          <w:t xml:space="preserve">کنتور </w:t>
        </w:r>
      </w:ins>
      <w:ins w:id="1586" w:author="R" w:date="2026-05-28T15:58:00Z">
        <w:r>
          <w:rPr>
            <w:rFonts w:cs="B Nazanin" w:hint="cs"/>
            <w:sz w:val="24"/>
            <w:szCs w:val="24"/>
            <w:rtl/>
            <w:lang w:bidi="fa-IR"/>
          </w:rPr>
          <w:t xml:space="preserve">یک مشترک کشاورزی </w:t>
        </w:r>
      </w:ins>
      <w:ins w:id="1587" w:author="R" w:date="2026-05-28T15:57:00Z">
        <w:r>
          <w:rPr>
            <w:rFonts w:cs="B Nazanin" w:hint="cs"/>
            <w:sz w:val="24"/>
            <w:szCs w:val="24"/>
            <w:rtl/>
            <w:lang w:bidi="fa-IR"/>
          </w:rPr>
          <w:t>داده</w:t>
        </w:r>
      </w:ins>
      <w:ins w:id="1588" w:author="R" w:date="2026-05-28T15:58:00Z">
        <w:r>
          <w:rPr>
            <w:rFonts w:cs="B Nazanin" w:hint="cs"/>
            <w:sz w:val="24"/>
            <w:szCs w:val="24"/>
            <w:rtl/>
            <w:lang w:bidi="fa-IR"/>
          </w:rPr>
          <w:t xml:space="preserve"> صفر ارسال کند به معنی عدم مصرف است و بخشی از رفتار مش</w:t>
        </w:r>
      </w:ins>
      <w:ins w:id="1589" w:author="R" w:date="2026-05-28T15:59:00Z">
        <w:r>
          <w:rPr>
            <w:rFonts w:cs="B Nazanin" w:hint="cs"/>
            <w:sz w:val="24"/>
            <w:szCs w:val="24"/>
            <w:rtl/>
            <w:lang w:bidi="fa-IR"/>
          </w:rPr>
          <w:t xml:space="preserve">ترکین است. اما اگر صفر به معنی عدم وجود داده </w:t>
        </w:r>
      </w:ins>
      <w:ins w:id="1590" w:author="R" w:date="2026-05-28T16:00:00Z">
        <w:r>
          <w:rPr>
            <w:rFonts w:cs="B Nazanin" w:hint="cs"/>
            <w:sz w:val="24"/>
            <w:szCs w:val="24"/>
            <w:rtl/>
            <w:lang w:bidi="fa-IR"/>
          </w:rPr>
          <w:t xml:space="preserve">بر اثر نقص فنی </w:t>
        </w:r>
      </w:ins>
      <w:ins w:id="1591" w:author="R" w:date="2026-05-28T15:59:00Z">
        <w:r>
          <w:rPr>
            <w:rFonts w:cs="B Nazanin" w:hint="cs"/>
            <w:sz w:val="24"/>
            <w:szCs w:val="24"/>
            <w:rtl/>
            <w:lang w:bidi="fa-IR"/>
          </w:rPr>
          <w:t xml:space="preserve">باشد </w:t>
        </w:r>
      </w:ins>
      <w:ins w:id="1592" w:author="R" w:date="2026-05-28T16:00:00Z">
        <w:r>
          <w:rPr>
            <w:rFonts w:cs="B Nazanin" w:hint="cs"/>
            <w:sz w:val="24"/>
            <w:szCs w:val="24"/>
            <w:rtl/>
            <w:lang w:bidi="fa-IR"/>
          </w:rPr>
          <w:t xml:space="preserve">در اینصورت این داده، همان داده گمشده است. با توجه به اینکه هیچ ابزاری برای تشخیص این دو نوع از صفر از یکدیگر نداریم، می توانیم حد آستانه </w:t>
        </w:r>
      </w:ins>
      <w:ins w:id="1593" w:author="R" w:date="2026-05-28T16:01:00Z">
        <w:r>
          <w:rPr>
            <w:rFonts w:cs="B Nazanin" w:hint="cs"/>
            <w:sz w:val="24"/>
            <w:szCs w:val="24"/>
            <w:rtl/>
            <w:lang w:bidi="fa-IR"/>
          </w:rPr>
          <w:t xml:space="preserve">حداقل 5 درصد داده غیر صفر اعمال کنیم. </w:t>
        </w:r>
      </w:ins>
      <w:ins w:id="1594" w:author="R" w:date="2026-05-28T16:03:00Z">
        <w:r w:rsidR="00A468B1">
          <w:rPr>
            <w:rFonts w:cs="B Nazanin" w:hint="cs"/>
            <w:sz w:val="24"/>
            <w:szCs w:val="24"/>
            <w:rtl/>
            <w:lang w:bidi="fa-IR"/>
          </w:rPr>
          <w:t>اگر کنتوری بیش از 95 داده صفر ارسال کند مشکوک به نقص فنی است و بهتر است مورد ارزیابی قرا</w:t>
        </w:r>
      </w:ins>
      <w:ins w:id="1595" w:author="R" w:date="2026-05-28T16:04:00Z">
        <w:r w:rsidR="00A468B1">
          <w:rPr>
            <w:rFonts w:cs="B Nazanin" w:hint="cs"/>
            <w:sz w:val="24"/>
            <w:szCs w:val="24"/>
            <w:rtl/>
            <w:lang w:bidi="fa-IR"/>
          </w:rPr>
          <w:t>ر</w:t>
        </w:r>
      </w:ins>
      <w:ins w:id="1596" w:author="R" w:date="2026-05-28T16:03:00Z">
        <w:r w:rsidR="00A468B1">
          <w:rPr>
            <w:rFonts w:cs="B Nazanin" w:hint="cs"/>
            <w:sz w:val="24"/>
            <w:szCs w:val="24"/>
            <w:rtl/>
            <w:lang w:bidi="fa-IR"/>
          </w:rPr>
          <w:t xml:space="preserve"> گیرد.</w:t>
        </w:r>
      </w:ins>
    </w:p>
    <w:p w14:paraId="6D4C56BE" w14:textId="6F0C6333" w:rsidR="00A468B1" w:rsidRPr="00161EF7" w:rsidRDefault="00A468B1" w:rsidP="00A468B1">
      <w:pPr>
        <w:pStyle w:val="Heading1"/>
        <w:jc w:val="left"/>
        <w:rPr>
          <w:ins w:id="1597" w:author="R" w:date="2026-05-28T16:05:00Z"/>
          <w:rFonts w:cs="B Nazanin"/>
          <w:b/>
          <w:bCs/>
          <w:color w:val="auto"/>
          <w:rtl/>
          <w:lang w:bidi="fa-IR"/>
        </w:rPr>
      </w:pPr>
      <w:bookmarkStart w:id="1598" w:name="_Toc231041181"/>
      <w:bookmarkStart w:id="1599" w:name="_Toc231047683"/>
      <w:ins w:id="1600" w:author="R" w:date="2026-05-28T16:05:00Z">
        <w:r>
          <w:rPr>
            <w:rFonts w:cs="B Nazanin" w:hint="cs"/>
            <w:b/>
            <w:bCs/>
            <w:color w:val="auto"/>
            <w:sz w:val="28"/>
            <w:szCs w:val="28"/>
            <w:rtl/>
            <w:lang w:bidi="fa-IR"/>
          </w:rPr>
          <w:t>3-</w:t>
        </w:r>
      </w:ins>
      <w:ins w:id="1601" w:author="R" w:date="2026-05-28T16:06:00Z">
        <w:r>
          <w:rPr>
            <w:rFonts w:cs="B Nazanin" w:hint="cs"/>
            <w:b/>
            <w:bCs/>
            <w:color w:val="auto"/>
            <w:sz w:val="28"/>
            <w:szCs w:val="28"/>
            <w:rtl/>
            <w:lang w:bidi="fa-IR"/>
          </w:rPr>
          <w:t>4</w:t>
        </w:r>
      </w:ins>
      <w:ins w:id="1602" w:author="R" w:date="2026-05-28T16:05:00Z">
        <w:r>
          <w:rPr>
            <w:rFonts w:cs="B Nazanin" w:hint="cs"/>
            <w:b/>
            <w:bCs/>
            <w:color w:val="auto"/>
            <w:sz w:val="28"/>
            <w:szCs w:val="28"/>
            <w:rtl/>
            <w:lang w:bidi="fa-IR"/>
          </w:rPr>
          <w:t>-استراتژی</w:t>
        </w:r>
      </w:ins>
      <w:ins w:id="1603" w:author="R" w:date="2026-05-28T16:06:00Z">
        <w:r>
          <w:rPr>
            <w:rFonts w:cs="B Nazanin" w:hint="cs"/>
            <w:b/>
            <w:bCs/>
            <w:color w:val="auto"/>
            <w:sz w:val="28"/>
            <w:szCs w:val="28"/>
            <w:rtl/>
            <w:lang w:bidi="fa-IR"/>
          </w:rPr>
          <w:t xml:space="preserve"> نهایی پیش‌پردازش داده</w:t>
        </w:r>
        <w:bookmarkEnd w:id="1598"/>
        <w:bookmarkEnd w:id="1599"/>
        <w:r>
          <w:rPr>
            <w:rFonts w:cs="B Nazanin" w:hint="cs"/>
            <w:b/>
            <w:bCs/>
            <w:color w:val="auto"/>
            <w:sz w:val="28"/>
            <w:szCs w:val="28"/>
            <w:rtl/>
            <w:lang w:bidi="fa-IR"/>
          </w:rPr>
          <w:t xml:space="preserve"> </w:t>
        </w:r>
      </w:ins>
    </w:p>
    <w:p w14:paraId="3B48A770" w14:textId="59EF280D" w:rsidR="00A468B1" w:rsidRPr="00400911" w:rsidRDefault="00A468B1" w:rsidP="00024ECF">
      <w:pPr>
        <w:rPr>
          <w:rFonts w:cs="B Nazanin"/>
          <w:sz w:val="24"/>
          <w:szCs w:val="24"/>
          <w:rtl/>
          <w:lang w:bidi="fa-IR"/>
        </w:rPr>
      </w:pPr>
      <w:ins w:id="1604" w:author="R" w:date="2026-05-28T16:06:00Z">
        <w:r>
          <w:rPr>
            <w:rFonts w:cs="B Nazanin" w:hint="cs"/>
            <w:sz w:val="24"/>
            <w:szCs w:val="24"/>
            <w:rtl/>
            <w:lang w:bidi="fa-IR"/>
          </w:rPr>
          <w:t>برای اجرای استراتژی پیش پردازش که در سه بخش قبل در موردش بحث شد، بهتر است ا</w:t>
        </w:r>
      </w:ins>
      <w:ins w:id="1605" w:author="R" w:date="2026-05-28T16:07:00Z">
        <w:r>
          <w:rPr>
            <w:rFonts w:cs="B Nazanin" w:hint="cs"/>
            <w:sz w:val="24"/>
            <w:szCs w:val="24"/>
            <w:rtl/>
            <w:lang w:bidi="fa-IR"/>
          </w:rPr>
          <w:t>ب</w:t>
        </w:r>
      </w:ins>
      <w:ins w:id="1606" w:author="R" w:date="2026-05-28T16:06:00Z">
        <w:r>
          <w:rPr>
            <w:rFonts w:cs="B Nazanin" w:hint="cs"/>
            <w:sz w:val="24"/>
            <w:szCs w:val="24"/>
            <w:rtl/>
            <w:lang w:bidi="fa-IR"/>
          </w:rPr>
          <w:t xml:space="preserve">تدا </w:t>
        </w:r>
      </w:ins>
      <w:ins w:id="1607" w:author="R" w:date="2026-05-28T16:07:00Z">
        <w:r>
          <w:rPr>
            <w:rFonts w:cs="B Nazanin" w:hint="cs"/>
            <w:sz w:val="24"/>
            <w:szCs w:val="24"/>
            <w:rtl/>
            <w:lang w:bidi="fa-IR"/>
          </w:rPr>
          <w:t xml:space="preserve">داده‌های منفی را به داده‌های گمشده تبدیل کنیم. سپس </w:t>
        </w:r>
      </w:ins>
      <w:ins w:id="1608" w:author="R" w:date="2026-05-28T16:09:00Z">
        <w:r>
          <w:rPr>
            <w:rFonts w:cs="B Nazanin" w:hint="cs"/>
            <w:sz w:val="24"/>
            <w:szCs w:val="24"/>
            <w:rtl/>
            <w:lang w:bidi="fa-IR"/>
          </w:rPr>
          <w:t>کنتورهایی</w:t>
        </w:r>
      </w:ins>
      <w:ins w:id="1609" w:author="R" w:date="2026-05-28T16:08:00Z">
        <w:r>
          <w:rPr>
            <w:rFonts w:cs="B Nazanin" w:hint="cs"/>
            <w:sz w:val="24"/>
            <w:szCs w:val="24"/>
            <w:rtl/>
            <w:lang w:bidi="fa-IR"/>
          </w:rPr>
          <w:t xml:space="preserve"> که کمتر از 30 درصد داده گمشده دارند را از داده انتخاب کرده و بخش های گمشده را تخمین می زنیم. سپس اگر </w:t>
        </w:r>
      </w:ins>
      <w:ins w:id="1610" w:author="R" w:date="2026-05-28T16:09:00Z">
        <w:r>
          <w:rPr>
            <w:rFonts w:cs="B Nazanin" w:hint="cs"/>
            <w:sz w:val="24"/>
            <w:szCs w:val="24"/>
            <w:rtl/>
            <w:lang w:bidi="fa-IR"/>
          </w:rPr>
          <w:t xml:space="preserve">کنتوری </w:t>
        </w:r>
      </w:ins>
      <w:ins w:id="1611" w:author="R" w:date="2026-05-28T16:08:00Z">
        <w:r>
          <w:rPr>
            <w:rFonts w:cs="B Nazanin" w:hint="cs"/>
            <w:sz w:val="24"/>
            <w:szCs w:val="24"/>
            <w:rtl/>
            <w:lang w:bidi="fa-IR"/>
          </w:rPr>
          <w:t xml:space="preserve">بیش از 95 درصد </w:t>
        </w:r>
      </w:ins>
      <w:ins w:id="1612" w:author="R" w:date="2026-05-28T16:09:00Z">
        <w:r>
          <w:rPr>
            <w:rFonts w:cs="B Nazanin" w:hint="cs"/>
            <w:sz w:val="24"/>
            <w:szCs w:val="24"/>
            <w:rtl/>
            <w:lang w:bidi="fa-IR"/>
          </w:rPr>
          <w:t xml:space="preserve">داده با مقدار صفر داشت، حذف می‌شود. </w:t>
        </w:r>
      </w:ins>
    </w:p>
    <w:p w14:paraId="35A409FB" w14:textId="75029174" w:rsidR="009F4E1B" w:rsidRPr="00161EF7" w:rsidRDefault="00061FB7" w:rsidP="00161EF7">
      <w:pPr>
        <w:pStyle w:val="Heading1"/>
        <w:jc w:val="left"/>
        <w:rPr>
          <w:rFonts w:cs="B Nazanin"/>
          <w:b/>
          <w:bCs/>
          <w:color w:val="auto"/>
          <w:rtl/>
          <w:lang w:bidi="fa-IR"/>
        </w:rPr>
      </w:pPr>
      <w:bookmarkStart w:id="1613" w:name="_Toc231041182"/>
      <w:bookmarkStart w:id="1614" w:name="_Toc231047684"/>
      <w:r>
        <w:rPr>
          <w:rFonts w:cs="B Nazanin" w:hint="cs"/>
          <w:b/>
          <w:bCs/>
          <w:color w:val="auto"/>
          <w:rtl/>
          <w:lang w:bidi="fa-IR"/>
        </w:rPr>
        <w:lastRenderedPageBreak/>
        <w:t>4</w:t>
      </w:r>
      <w:r w:rsidR="00566DF7" w:rsidRPr="00161EF7">
        <w:rPr>
          <w:rFonts w:cs="B Nazanin" w:hint="cs"/>
          <w:b/>
          <w:bCs/>
          <w:color w:val="auto"/>
          <w:rtl/>
          <w:lang w:bidi="fa-IR"/>
        </w:rPr>
        <w:t>-</w:t>
      </w:r>
      <w:r w:rsidR="009F4E1B" w:rsidRPr="00161EF7">
        <w:rPr>
          <w:rFonts w:cs="B Nazanin" w:hint="cs"/>
          <w:b/>
          <w:bCs/>
          <w:color w:val="auto"/>
          <w:rtl/>
          <w:lang w:bidi="fa-IR"/>
        </w:rPr>
        <w:t>نتیجه</w:t>
      </w:r>
      <w:r w:rsidR="00161EF7" w:rsidRPr="00161EF7">
        <w:rPr>
          <w:rFonts w:cs="B Nazanin" w:hint="cs"/>
          <w:b/>
          <w:bCs/>
          <w:color w:val="auto"/>
          <w:rtl/>
          <w:lang w:bidi="fa-IR"/>
        </w:rPr>
        <w:t>‌گیری و پیشنهاد</w:t>
      </w:r>
      <w:r>
        <w:rPr>
          <w:rFonts w:cs="B Nazanin" w:hint="cs"/>
          <w:b/>
          <w:bCs/>
          <w:color w:val="auto"/>
          <w:rtl/>
          <w:lang w:bidi="fa-IR"/>
        </w:rPr>
        <w:t>ها</w:t>
      </w:r>
      <w:bookmarkEnd w:id="1613"/>
      <w:bookmarkEnd w:id="1614"/>
    </w:p>
    <w:p w14:paraId="5256EF9C" w14:textId="4B4411CC" w:rsidR="009F4E1B" w:rsidRPr="0032771B" w:rsidRDefault="009F4E1B" w:rsidP="00254142">
      <w:pPr>
        <w:pStyle w:val="NormalWeb"/>
        <w:spacing w:before="0" w:beforeAutospacing="0" w:line="360" w:lineRule="auto"/>
        <w:contextualSpacing/>
        <w:rPr>
          <w:rFonts w:ascii="IRNazanin" w:hAnsi="IRNazanin" w:cs="B Nazanin"/>
          <w:rtl/>
          <w:lang w:bidi="fa-IR"/>
        </w:rPr>
      </w:pPr>
      <w:r w:rsidRPr="0032771B">
        <w:rPr>
          <w:rFonts w:ascii="IRNazanin" w:hAnsi="IRNazanin" w:cs="B Nazanin" w:hint="cs"/>
          <w:rtl/>
          <w:lang w:bidi="fa-IR"/>
        </w:rPr>
        <w:t xml:space="preserve">در این گزارش </w:t>
      </w:r>
      <w:r w:rsidR="00061FB7">
        <w:rPr>
          <w:rFonts w:ascii="IRNazanin" w:hAnsi="IRNazanin" w:cs="B Nazanin" w:hint="cs"/>
          <w:rtl/>
          <w:lang w:bidi="fa-IR"/>
        </w:rPr>
        <w:t xml:space="preserve">بررسی </w:t>
      </w:r>
      <w:r w:rsidRPr="0032771B">
        <w:rPr>
          <w:rFonts w:ascii="IRNazanin" w:hAnsi="IRNazanin" w:cs="B Nazanin" w:hint="cs"/>
          <w:rtl/>
          <w:lang w:bidi="fa-IR"/>
        </w:rPr>
        <w:t xml:space="preserve">داده‌های سامانه پایش </w:t>
      </w:r>
      <w:r w:rsidR="00061FB7">
        <w:rPr>
          <w:rFonts w:ascii="IRNazanin" w:hAnsi="IRNazanin" w:cs="B Nazanin" w:hint="cs"/>
          <w:rtl/>
          <w:lang w:bidi="fa-IR"/>
        </w:rPr>
        <w:t xml:space="preserve">و پاکسازی آن‌ها </w:t>
      </w:r>
      <w:r w:rsidRPr="0032771B">
        <w:rPr>
          <w:rFonts w:ascii="IRNazanin" w:hAnsi="IRNazanin" w:cs="B Nazanin" w:hint="cs"/>
          <w:rtl/>
          <w:lang w:bidi="fa-IR"/>
        </w:rPr>
        <w:t>مورد بررسی</w:t>
      </w:r>
      <w:r w:rsidR="00061FB7">
        <w:rPr>
          <w:rFonts w:ascii="IRNazanin" w:hAnsi="IRNazanin" w:cs="B Nazanin" w:hint="cs"/>
          <w:rtl/>
          <w:lang w:bidi="fa-IR"/>
        </w:rPr>
        <w:t xml:space="preserve"> </w:t>
      </w:r>
      <w:r w:rsidRPr="0032771B">
        <w:rPr>
          <w:rFonts w:ascii="IRNazanin" w:hAnsi="IRNazanin" w:cs="B Nazanin" w:hint="cs"/>
          <w:rtl/>
          <w:lang w:bidi="fa-IR"/>
        </w:rPr>
        <w:t>قرار گرفت که نشان داد 60 درصد داده‌ها حتما یکی از مشکلات صفر، گمشدگی و منفی بودن را دارند که این می تواند در کیفیت تصمیم</w:t>
      </w:r>
      <w:r w:rsidR="00061FB7">
        <w:rPr>
          <w:rFonts w:ascii="IRNazanin" w:hAnsi="IRNazanin" w:cs="B Nazanin" w:hint="cs"/>
          <w:rtl/>
          <w:lang w:bidi="fa-IR"/>
        </w:rPr>
        <w:t>‌</w:t>
      </w:r>
      <w:r w:rsidRPr="0032771B">
        <w:rPr>
          <w:rFonts w:ascii="IRNazanin" w:hAnsi="IRNazanin" w:cs="B Nazanin" w:hint="cs"/>
          <w:rtl/>
          <w:lang w:bidi="fa-IR"/>
        </w:rPr>
        <w:t>گیری</w:t>
      </w:r>
      <w:r w:rsidR="00061FB7">
        <w:rPr>
          <w:rFonts w:ascii="IRNazanin" w:hAnsi="IRNazanin" w:cs="B Nazanin" w:hint="cs"/>
          <w:rtl/>
          <w:lang w:bidi="fa-IR"/>
        </w:rPr>
        <w:t xml:space="preserve"> تاثیر منفی داشته باشد</w:t>
      </w:r>
      <w:r w:rsidRPr="0032771B">
        <w:rPr>
          <w:rFonts w:ascii="IRNazanin" w:hAnsi="IRNazanin" w:cs="B Nazanin" w:hint="cs"/>
          <w:rtl/>
          <w:lang w:bidi="fa-IR"/>
        </w:rPr>
        <w:t xml:space="preserve">. بایستی در نظر داشت که الزاما این به معنی بی فایده بودن </w:t>
      </w:r>
      <w:r w:rsidR="00061FB7">
        <w:rPr>
          <w:rFonts w:ascii="IRNazanin" w:hAnsi="IRNazanin" w:cs="B Nazanin" w:hint="cs"/>
          <w:rtl/>
          <w:lang w:bidi="fa-IR"/>
        </w:rPr>
        <w:t xml:space="preserve">مجموعه </w:t>
      </w:r>
      <w:r w:rsidRPr="0032771B">
        <w:rPr>
          <w:rFonts w:ascii="IRNazanin" w:hAnsi="IRNazanin" w:cs="B Nazanin" w:hint="cs"/>
          <w:rtl/>
          <w:lang w:bidi="fa-IR"/>
        </w:rPr>
        <w:t xml:space="preserve">داده نیست. </w:t>
      </w:r>
      <w:r w:rsidR="00061FB7">
        <w:rPr>
          <w:rFonts w:ascii="IRNazanin" w:hAnsi="IRNazanin" w:cs="B Nazanin" w:hint="cs"/>
          <w:rtl/>
          <w:lang w:bidi="fa-IR"/>
        </w:rPr>
        <w:t xml:space="preserve">این گزارش در مورد </w:t>
      </w:r>
      <w:r w:rsidRPr="0032771B">
        <w:rPr>
          <w:rFonts w:ascii="IRNazanin" w:hAnsi="IRNazanin" w:cs="B Nazanin" w:hint="cs"/>
          <w:rtl/>
          <w:lang w:bidi="fa-IR"/>
        </w:rPr>
        <w:t xml:space="preserve">داده‌ها به ما هشدار می دهند که در 60% </w:t>
      </w:r>
      <w:r w:rsidR="00061FB7">
        <w:rPr>
          <w:rFonts w:ascii="IRNazanin" w:hAnsi="IRNazanin" w:cs="B Nazanin" w:hint="cs"/>
          <w:rtl/>
          <w:lang w:bidi="fa-IR"/>
        </w:rPr>
        <w:t>کل داده‌ها</w:t>
      </w:r>
      <w:r w:rsidRPr="0032771B">
        <w:rPr>
          <w:rFonts w:ascii="IRNazanin" w:hAnsi="IRNazanin" w:cs="B Nazanin" w:hint="cs"/>
          <w:rtl/>
          <w:lang w:bidi="fa-IR"/>
        </w:rPr>
        <w:t xml:space="preserve"> کار ارسال یا ثبت داده در پروسه جمع آوری به درستی انجام نشده</w:t>
      </w:r>
      <w:r w:rsidR="00061FB7">
        <w:rPr>
          <w:rFonts w:ascii="IRNazanin" w:hAnsi="IRNazanin" w:cs="B Nazanin" w:hint="cs"/>
          <w:rtl/>
          <w:lang w:bidi="fa-IR"/>
        </w:rPr>
        <w:t xml:space="preserve"> یا صحت داده‌ها</w:t>
      </w:r>
      <w:r w:rsidR="00AF405A">
        <w:rPr>
          <w:rFonts w:ascii="IRNazanin" w:hAnsi="IRNazanin" w:cs="B Nazanin" w:hint="cs"/>
          <w:rtl/>
          <w:lang w:bidi="fa-IR"/>
        </w:rPr>
        <w:t xml:space="preserve"> مورد تردید</w:t>
      </w:r>
      <w:r w:rsidRPr="0032771B">
        <w:rPr>
          <w:rFonts w:ascii="IRNazanin" w:hAnsi="IRNazanin" w:cs="B Nazanin" w:hint="cs"/>
          <w:rtl/>
          <w:lang w:bidi="fa-IR"/>
        </w:rPr>
        <w:t xml:space="preserve"> است که پیشنهاد می شود ارزیابی جدی‌تر روی داده‌های مشترکین به عمل آید تا متوجه شویم دقیقا نقص در کجا بیشتر نمود پیدا می کند و </w:t>
      </w:r>
      <w:r w:rsidR="00061FB7">
        <w:rPr>
          <w:rFonts w:ascii="IRNazanin" w:hAnsi="IRNazanin" w:cs="B Nazanin" w:hint="cs"/>
          <w:rtl/>
          <w:lang w:bidi="fa-IR"/>
        </w:rPr>
        <w:t>دلیل احتمالی</w:t>
      </w:r>
      <w:r w:rsidRPr="0032771B">
        <w:rPr>
          <w:rFonts w:ascii="IRNazanin" w:hAnsi="IRNazanin" w:cs="B Nazanin" w:hint="cs"/>
          <w:rtl/>
          <w:lang w:bidi="fa-IR"/>
        </w:rPr>
        <w:t xml:space="preserve"> آن‌ها را بسنجیم. </w:t>
      </w:r>
    </w:p>
    <w:p w14:paraId="18D0CD16" w14:textId="00B8FC81" w:rsidR="009F4E1B" w:rsidRDefault="009F4E1B" w:rsidP="00254142">
      <w:pPr>
        <w:pStyle w:val="NormalWeb"/>
        <w:spacing w:before="0" w:beforeAutospacing="0" w:line="360" w:lineRule="auto"/>
        <w:contextualSpacing/>
        <w:rPr>
          <w:rFonts w:ascii="IRNazanin" w:hAnsi="IRNazanin" w:cs="B Nazanin"/>
          <w:rtl/>
          <w:lang w:bidi="fa-IR"/>
        </w:rPr>
      </w:pPr>
      <w:r w:rsidRPr="0032771B">
        <w:rPr>
          <w:rFonts w:ascii="IRNazanin" w:hAnsi="IRNazanin" w:cs="B Nazanin" w:hint="cs"/>
          <w:rtl/>
          <w:lang w:bidi="fa-IR"/>
        </w:rPr>
        <w:t xml:space="preserve">در صورتی که قصد اجرای مدل‌های یادگیری ماشین را داشته باشیم، بایستی </w:t>
      </w:r>
      <w:r w:rsidR="008E0338">
        <w:rPr>
          <w:rFonts w:ascii="IRNazanin" w:hAnsi="IRNazanin" w:cs="B Nazanin" w:hint="cs"/>
          <w:rtl/>
          <w:lang w:bidi="fa-IR"/>
        </w:rPr>
        <w:t xml:space="preserve">برای کسب نتایج بهتر در اجرای مدل‌های پیش‌بینی مصرف، ابتدا </w:t>
      </w:r>
      <w:r w:rsidR="00061FB7">
        <w:rPr>
          <w:rFonts w:ascii="IRNazanin" w:hAnsi="IRNazanin" w:cs="B Nazanin" w:hint="cs"/>
          <w:rtl/>
          <w:lang w:bidi="fa-IR"/>
        </w:rPr>
        <w:t xml:space="preserve">داده را </w:t>
      </w:r>
      <w:r w:rsidR="008E0338">
        <w:rPr>
          <w:rFonts w:ascii="IRNazanin" w:hAnsi="IRNazanin" w:cs="B Nazanin" w:hint="cs"/>
          <w:rtl/>
          <w:lang w:bidi="fa-IR"/>
        </w:rPr>
        <w:t xml:space="preserve">با روش </w:t>
      </w:r>
      <w:r w:rsidR="00DE1D8D">
        <w:rPr>
          <w:rFonts w:ascii="IRNazanin" w:hAnsi="IRNazanin" w:cs="B Nazanin" w:hint="cs"/>
          <w:rtl/>
          <w:lang w:bidi="fa-IR"/>
        </w:rPr>
        <w:t>چهار</w:t>
      </w:r>
      <w:r w:rsidR="008E0338">
        <w:rPr>
          <w:rFonts w:ascii="IRNazanin" w:hAnsi="IRNazanin" w:cs="B Nazanin" w:hint="cs"/>
          <w:rtl/>
          <w:lang w:bidi="fa-IR"/>
        </w:rPr>
        <w:t xml:space="preserve"> مرحله ای زیر </w:t>
      </w:r>
      <w:r w:rsidR="00061FB7">
        <w:rPr>
          <w:rFonts w:ascii="IRNazanin" w:hAnsi="IRNazanin" w:cs="B Nazanin" w:hint="cs"/>
          <w:rtl/>
          <w:lang w:bidi="fa-IR"/>
        </w:rPr>
        <w:t>پاکسازی کنیم</w:t>
      </w:r>
      <w:r w:rsidR="008E0338">
        <w:rPr>
          <w:rFonts w:ascii="IRNazanin" w:hAnsi="IRNazanin" w:cs="B Nazanin" w:hint="cs"/>
          <w:rtl/>
          <w:lang w:bidi="fa-IR"/>
        </w:rPr>
        <w:t xml:space="preserve">: </w:t>
      </w:r>
    </w:p>
    <w:p w14:paraId="4F9C3047" w14:textId="2833771E" w:rsidR="008E0338" w:rsidRDefault="008E0338" w:rsidP="008E0338">
      <w:pPr>
        <w:pStyle w:val="NormalWeb"/>
        <w:numPr>
          <w:ilvl w:val="0"/>
          <w:numId w:val="22"/>
        </w:numPr>
        <w:spacing w:before="0" w:beforeAutospacing="0" w:line="360" w:lineRule="auto"/>
        <w:contextualSpacing/>
        <w:rPr>
          <w:rFonts w:ascii="IRNazanin" w:hAnsi="IRNazanin" w:cs="B Nazanin"/>
          <w:lang w:bidi="fa-IR"/>
        </w:rPr>
      </w:pPr>
      <w:r>
        <w:rPr>
          <w:rFonts w:ascii="IRNazanin" w:hAnsi="IRNazanin" w:cs="B Nazanin" w:hint="cs"/>
          <w:rtl/>
          <w:lang w:bidi="fa-IR"/>
        </w:rPr>
        <w:t xml:space="preserve">سلول دارای داده‌منفی را به داده‌گمشده تبدیل می‌کنیم. </w:t>
      </w:r>
    </w:p>
    <w:p w14:paraId="596D832D" w14:textId="13E11813" w:rsidR="008E0338" w:rsidRDefault="008E0338" w:rsidP="008E0338">
      <w:pPr>
        <w:pStyle w:val="NormalWeb"/>
        <w:numPr>
          <w:ilvl w:val="0"/>
          <w:numId w:val="22"/>
        </w:numPr>
        <w:spacing w:before="0" w:beforeAutospacing="0" w:line="360" w:lineRule="auto"/>
        <w:contextualSpacing/>
        <w:rPr>
          <w:rFonts w:ascii="IRNazanin" w:hAnsi="IRNazanin" w:cs="B Nazanin"/>
          <w:lang w:bidi="fa-IR"/>
        </w:rPr>
      </w:pPr>
      <w:r>
        <w:rPr>
          <w:rFonts w:ascii="IRNazanin" w:hAnsi="IRNazanin" w:cs="B Nazanin" w:hint="cs"/>
          <w:rtl/>
          <w:lang w:bidi="fa-IR"/>
        </w:rPr>
        <w:t xml:space="preserve">کنتور‌هایی که بیش از 30 درصد از داده‌های خود را از دست دادند، با متد </w:t>
      </w:r>
      <w:r>
        <w:rPr>
          <w:rFonts w:ascii="IRNazanin" w:hAnsi="IRNazanin" w:cs="B Nazanin"/>
          <w:lang w:bidi="fa-IR"/>
        </w:rPr>
        <w:t xml:space="preserve">drop </w:t>
      </w:r>
      <w:r>
        <w:rPr>
          <w:rFonts w:ascii="IRNazanin" w:hAnsi="IRNazanin" w:cs="B Nazanin" w:hint="cs"/>
          <w:rtl/>
          <w:lang w:bidi="fa-IR"/>
        </w:rPr>
        <w:t xml:space="preserve"> در پانداس حذف می کنیم. </w:t>
      </w:r>
    </w:p>
    <w:p w14:paraId="0ED008B1" w14:textId="2619A8A0" w:rsidR="008E0338" w:rsidRDefault="008E0338" w:rsidP="008E0338">
      <w:pPr>
        <w:pStyle w:val="NormalWeb"/>
        <w:numPr>
          <w:ilvl w:val="0"/>
          <w:numId w:val="22"/>
        </w:numPr>
        <w:spacing w:before="0" w:beforeAutospacing="0" w:line="360" w:lineRule="auto"/>
        <w:contextualSpacing/>
        <w:rPr>
          <w:rFonts w:ascii="IRNazanin" w:hAnsi="IRNazanin" w:cs="B Nazanin"/>
          <w:lang w:bidi="fa-IR"/>
        </w:rPr>
      </w:pPr>
      <w:r>
        <w:rPr>
          <w:rFonts w:ascii="IRNazanin" w:hAnsi="IRNazanin" w:cs="B Nazanin" w:hint="cs"/>
          <w:rtl/>
          <w:lang w:bidi="fa-IR"/>
        </w:rPr>
        <w:t xml:space="preserve">برای کنتورهای باقی مانده، داده‌های گمشده را با تابع </w:t>
      </w:r>
      <w:r>
        <w:rPr>
          <w:rFonts w:ascii="IRNazanin" w:hAnsi="IRNazanin" w:cs="B Nazanin"/>
          <w:lang w:bidi="fa-IR"/>
        </w:rPr>
        <w:t xml:space="preserve">interpolate </w:t>
      </w:r>
      <w:r>
        <w:rPr>
          <w:rFonts w:ascii="IRNazanin" w:hAnsi="IRNazanin" w:cs="B Nazanin" w:hint="cs"/>
          <w:rtl/>
          <w:lang w:bidi="fa-IR"/>
        </w:rPr>
        <w:t xml:space="preserve"> و تنظیم پارامتر روش(</w:t>
      </w:r>
      <w:r>
        <w:rPr>
          <w:rFonts w:ascii="IRNazanin" w:hAnsi="IRNazanin" w:cs="B Nazanin"/>
          <w:lang w:bidi="fa-IR"/>
        </w:rPr>
        <w:t>method</w:t>
      </w:r>
      <w:r>
        <w:rPr>
          <w:rFonts w:ascii="IRNazanin" w:hAnsi="IRNazanin" w:cs="B Nazanin" w:hint="cs"/>
          <w:rtl/>
          <w:lang w:bidi="fa-IR"/>
        </w:rPr>
        <w:t>)</w:t>
      </w:r>
      <w:r>
        <w:rPr>
          <w:rFonts w:ascii="IRNazanin" w:hAnsi="IRNazanin" w:cs="B Nazanin"/>
          <w:lang w:bidi="fa-IR"/>
        </w:rPr>
        <w:t xml:space="preserve"> </w:t>
      </w:r>
      <w:r>
        <w:rPr>
          <w:rFonts w:ascii="IRNazanin" w:hAnsi="IRNazanin" w:cs="B Nazanin" w:hint="cs"/>
          <w:rtl/>
          <w:lang w:bidi="fa-IR"/>
        </w:rPr>
        <w:t>روی زمان(</w:t>
      </w:r>
      <w:r>
        <w:rPr>
          <w:rFonts w:ascii="IRNazanin" w:hAnsi="IRNazanin" w:cs="B Nazanin"/>
          <w:lang w:bidi="fa-IR"/>
        </w:rPr>
        <w:t>time</w:t>
      </w:r>
      <w:r>
        <w:rPr>
          <w:rFonts w:ascii="IRNazanin" w:hAnsi="IRNazanin" w:cs="B Nazanin" w:hint="cs"/>
          <w:rtl/>
          <w:lang w:bidi="fa-IR"/>
        </w:rPr>
        <w:t>)</w:t>
      </w:r>
      <w:r>
        <w:rPr>
          <w:rFonts w:ascii="IRNazanin" w:hAnsi="IRNazanin" w:cs="B Nazanin"/>
          <w:lang w:bidi="fa-IR"/>
        </w:rPr>
        <w:t xml:space="preserve"> </w:t>
      </w:r>
      <w:r>
        <w:rPr>
          <w:rFonts w:ascii="IRNazanin" w:hAnsi="IRNazanin" w:cs="B Nazanin" w:hint="cs"/>
          <w:rtl/>
          <w:lang w:bidi="fa-IR"/>
        </w:rPr>
        <w:t xml:space="preserve"> پر می‌کنیم. </w:t>
      </w:r>
    </w:p>
    <w:p w14:paraId="113BCE59" w14:textId="36DB2B64" w:rsidR="004B1F73" w:rsidRPr="004B1F73" w:rsidRDefault="004B1F73" w:rsidP="004B1F73">
      <w:pPr>
        <w:pStyle w:val="NormalWeb"/>
        <w:numPr>
          <w:ilvl w:val="0"/>
          <w:numId w:val="22"/>
        </w:numPr>
        <w:spacing w:before="0" w:beforeAutospacing="0" w:line="360" w:lineRule="auto"/>
        <w:contextualSpacing/>
        <w:rPr>
          <w:rFonts w:ascii="IRNazanin" w:hAnsi="IRNazanin" w:cs="B Nazanin"/>
          <w:rtl/>
          <w:lang w:bidi="fa-IR"/>
        </w:rPr>
      </w:pPr>
      <w:r>
        <w:rPr>
          <w:rFonts w:ascii="IRNazanin" w:hAnsi="IRNazanin" w:cs="B Nazanin" w:hint="cs"/>
          <w:rtl/>
          <w:lang w:bidi="fa-IR"/>
        </w:rPr>
        <w:t xml:space="preserve">کنتورهایی که در مرحله 3 بیش از 95 داده صفر دارند، حذف می‌شوند. </w:t>
      </w:r>
    </w:p>
    <w:sectPr w:rsidR="004B1F73" w:rsidRPr="004B1F73" w:rsidSect="0017210A">
      <w:headerReference w:type="default" r:id="rId22"/>
      <w:footerReference w:type="default" r:id="rId23"/>
      <w:pgSz w:w="12240" w:h="15840"/>
      <w:pgMar w:top="1440" w:right="1440" w:bottom="1440" w:left="1440" w:header="567" w:footer="567" w:gutter="0"/>
      <w:cols w:space="720"/>
      <w:docGrid w:linePitch="360"/>
      <w:sectPrChange w:id="1626" w:author="R" w:date="2026-06-01T13:54:00Z">
        <w:sectPr w:rsidR="004B1F73" w:rsidRPr="004B1F73" w:rsidSect="0017210A">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5" w:author="R" w:date="2026-05-28T11:13:00Z" w:initials="R">
    <w:p w14:paraId="046E705A" w14:textId="34C7710A" w:rsidR="00125FCC" w:rsidRDefault="00125FCC">
      <w:pPr>
        <w:pStyle w:val="CommentText"/>
      </w:pPr>
      <w:r>
        <w:rPr>
          <w:rStyle w:val="CommentReference"/>
        </w:rPr>
        <w:annotationRef/>
      </w:r>
      <w:r>
        <w:rPr>
          <w:rFonts w:hint="cs"/>
          <w:rtl/>
        </w:rPr>
        <w:t>احتمالا استفاده نکنم</w:t>
      </w:r>
    </w:p>
  </w:comment>
  <w:comment w:id="843" w:author="R" w:date="2026-05-30T12:23:00Z" w:initials="R">
    <w:p w14:paraId="35D9EDAF" w14:textId="7FD1BFBB" w:rsidR="00E472EF" w:rsidRDefault="00E472EF" w:rsidP="00E472EF">
      <w:pPr>
        <w:pStyle w:val="CommentText"/>
        <w:rPr>
          <w:lang w:bidi="fa-IR"/>
        </w:rPr>
      </w:pPr>
      <w:r>
        <w:rPr>
          <w:rFonts w:hint="cs"/>
          <w:rtl/>
          <w:lang w:bidi="fa-IR"/>
        </w:rPr>
        <w:t xml:space="preserve">شاید هم اینطور نباشد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46E705A" w15:done="1"/>
  <w15:commentEx w15:paraId="35D9ED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2A1E1" w16cex:dateUtc="2026-05-28T07:43:00Z"/>
  <w16cex:commentExtensible w16cex:durableId="2DC55545" w16cex:dateUtc="2026-05-30T0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6E705A" w16cid:durableId="2DC2A1E1"/>
  <w16cid:commentId w16cid:paraId="35D9EDAF" w16cid:durableId="2DC555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79F38" w14:textId="77777777" w:rsidR="003E7A39" w:rsidRDefault="003E7A39" w:rsidP="00DF12DA">
      <w:pPr>
        <w:spacing w:after="0" w:line="240" w:lineRule="auto"/>
      </w:pPr>
      <w:r>
        <w:separator/>
      </w:r>
    </w:p>
  </w:endnote>
  <w:endnote w:type="continuationSeparator" w:id="0">
    <w:p w14:paraId="56A005E7" w14:textId="77777777" w:rsidR="003E7A39" w:rsidRDefault="003E7A39" w:rsidP="00DF1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IRNazanin">
    <w:altName w:val="Arial"/>
    <w:panose1 w:val="02000506000000020002"/>
    <w:charset w:val="00"/>
    <w:family w:val="auto"/>
    <w:pitch w:val="variable"/>
    <w:sig w:usb0="21002A87" w:usb1="00000000" w:usb2="00000000" w:usb3="00000000" w:csb0="000101FF" w:csb1="00000000"/>
  </w:font>
  <w:font w:name="Cambria">
    <w:panose1 w:val="02040503050406030204"/>
    <w:charset w:val="00"/>
    <w:family w:val="roman"/>
    <w:pitch w:val="variable"/>
    <w:sig w:usb0="E00006FF" w:usb1="420024FF" w:usb2="02000000" w:usb3="00000000" w:csb0="0000019F" w:csb1="00000000"/>
  </w:font>
  <w:font w:name="Besmellah 1">
    <w:panose1 w:val="00000000000000000000"/>
    <w:charset w:val="00"/>
    <w:family w:val="auto"/>
    <w:pitch w:val="variable"/>
    <w:sig w:usb0="A00002AF" w:usb1="500078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59396468"/>
      <w:docPartObj>
        <w:docPartGallery w:val="Page Numbers (Bottom of Page)"/>
        <w:docPartUnique/>
      </w:docPartObj>
    </w:sdtPr>
    <w:sdtEndPr>
      <w:rPr>
        <w:noProof/>
      </w:rPr>
    </w:sdtEndPr>
    <w:sdtContent>
      <w:p w14:paraId="470EF992" w14:textId="3D43DBD2" w:rsidR="00A244B8" w:rsidRDefault="00A244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D1EAAD" w14:textId="77777777" w:rsidR="00A244B8" w:rsidRDefault="00A244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27A77" w14:textId="77777777" w:rsidR="003E7A39" w:rsidRDefault="003E7A39" w:rsidP="00DF12DA">
      <w:pPr>
        <w:spacing w:after="0" w:line="240" w:lineRule="auto"/>
      </w:pPr>
      <w:r>
        <w:separator/>
      </w:r>
    </w:p>
  </w:footnote>
  <w:footnote w:type="continuationSeparator" w:id="0">
    <w:p w14:paraId="420580C4" w14:textId="77777777" w:rsidR="003E7A39" w:rsidRDefault="003E7A39" w:rsidP="00DF12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339C2" w14:textId="0B07E806" w:rsidR="00DF12DA" w:rsidRDefault="0017210A">
    <w:pPr>
      <w:pStyle w:val="Header"/>
      <w:jc w:val="left"/>
      <w:pPrChange w:id="1615" w:author="R" w:date="2026-06-01T13:50:00Z">
        <w:pPr>
          <w:pStyle w:val="Header"/>
        </w:pPr>
      </w:pPrChange>
    </w:pPr>
    <w:r>
      <w:rPr>
        <w:rtl/>
      </w:rPr>
      <w:ptab w:relativeTo="margin" w:alignment="left" w:leader="none"/>
    </w:r>
    <w:ins w:id="1616" w:author="R" w:date="2026-06-01T13:53:00Z">
      <w:r>
        <w:rPr>
          <w:rFonts w:hint="cs"/>
          <w:rtl/>
        </w:rPr>
        <w:t>تحلیلگر</w:t>
      </w:r>
    </w:ins>
    <w:ins w:id="1617" w:author="R" w:date="2026-06-01T13:56:00Z">
      <w:r>
        <w:rPr>
          <w:rFonts w:hint="cs"/>
          <w:rtl/>
        </w:rPr>
        <w:t xml:space="preserve"> </w:t>
      </w:r>
    </w:ins>
    <w:ins w:id="1618" w:author="R" w:date="2026-06-01T13:53:00Z">
      <w:r>
        <w:rPr>
          <w:rFonts w:hint="cs"/>
          <w:rtl/>
        </w:rPr>
        <w:t>و</w:t>
      </w:r>
    </w:ins>
    <w:ins w:id="1619" w:author="R" w:date="2026-06-01T13:55:00Z">
      <w:r>
        <w:rPr>
          <w:rFonts w:hint="cs"/>
          <w:rtl/>
        </w:rPr>
        <w:t xml:space="preserve"> </w:t>
      </w:r>
    </w:ins>
    <w:ins w:id="1620" w:author="R" w:date="2026-06-01T13:53:00Z">
      <w:r>
        <w:rPr>
          <w:rFonts w:hint="cs"/>
          <w:rtl/>
        </w:rPr>
        <w:t>نویس</w:t>
      </w:r>
    </w:ins>
    <w:ins w:id="1621" w:author="R" w:date="2026-06-01T13:54:00Z">
      <w:r>
        <w:rPr>
          <w:rFonts w:hint="cs"/>
          <w:rtl/>
        </w:rPr>
        <w:t>نده</w:t>
      </w:r>
    </w:ins>
    <w:ins w:id="1622" w:author="R" w:date="2026-06-01T13:55:00Z">
      <w:r>
        <w:rPr>
          <w:rFonts w:hint="cs"/>
          <w:rtl/>
        </w:rPr>
        <w:t xml:space="preserve"> </w:t>
      </w:r>
    </w:ins>
    <w:ins w:id="1623" w:author="R" w:date="2026-06-01T13:54:00Z">
      <w:r>
        <w:rPr>
          <w:rFonts w:hint="cs"/>
          <w:rtl/>
        </w:rPr>
        <w:t xml:space="preserve">گزارش: </w:t>
      </w:r>
    </w:ins>
    <w:ins w:id="1624" w:author="R" w:date="2026-06-01T13:51:00Z">
      <w:r>
        <w:rPr>
          <w:rFonts w:hint="cs"/>
          <w:rtl/>
        </w:rPr>
        <w:t>محمد اسلامی‌نژاد</w:t>
      </w:r>
      <w:r w:rsidRPr="0017210A">
        <w:ptab w:relativeTo="margin" w:alignment="center" w:leader="none"/>
      </w:r>
      <w:r>
        <w:rPr>
          <w:rFonts w:hint="cs"/>
          <w:rtl/>
        </w:rPr>
        <w:t>خرداد 1404</w:t>
      </w:r>
      <w:r w:rsidRPr="0017210A">
        <w:ptab w:relativeTo="margin" w:alignment="right" w:leader="none"/>
      </w:r>
    </w:ins>
    <w:ins w:id="1625" w:author="R" w:date="2026-06-01T13:52:00Z">
      <w:r>
        <w:rPr>
          <w:rFonts w:hint="cs"/>
          <w:rtl/>
        </w:rPr>
        <w:t>گزارش تحلیل داده‌های فروشگاه‌های اکوادور</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A7EC9"/>
    <w:multiLevelType w:val="hybridMultilevel"/>
    <w:tmpl w:val="E3B081F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B167A54"/>
    <w:multiLevelType w:val="hybridMultilevel"/>
    <w:tmpl w:val="9CE4652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18D85CE2"/>
    <w:multiLevelType w:val="multilevel"/>
    <w:tmpl w:val="04DA73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9F46744"/>
    <w:multiLevelType w:val="multilevel"/>
    <w:tmpl w:val="C5B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A6EC5"/>
    <w:multiLevelType w:val="hybridMultilevel"/>
    <w:tmpl w:val="3FD66D4A"/>
    <w:lvl w:ilvl="0" w:tplc="AED6D7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C9093A"/>
    <w:multiLevelType w:val="multilevel"/>
    <w:tmpl w:val="50369F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D122B9"/>
    <w:multiLevelType w:val="multilevel"/>
    <w:tmpl w:val="A5A4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42A24"/>
    <w:multiLevelType w:val="hybridMultilevel"/>
    <w:tmpl w:val="B4861FFE"/>
    <w:lvl w:ilvl="0" w:tplc="79D694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AF7197"/>
    <w:multiLevelType w:val="hybridMultilevel"/>
    <w:tmpl w:val="B388E700"/>
    <w:lvl w:ilvl="0" w:tplc="1578EC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B7307F"/>
    <w:multiLevelType w:val="hybridMultilevel"/>
    <w:tmpl w:val="53BEF62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29403F28"/>
    <w:multiLevelType w:val="hybridMultilevel"/>
    <w:tmpl w:val="6666AFB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30B663C3"/>
    <w:multiLevelType w:val="hybridMultilevel"/>
    <w:tmpl w:val="1F10273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35CF0B88"/>
    <w:multiLevelType w:val="hybridMultilevel"/>
    <w:tmpl w:val="8CB462FA"/>
    <w:lvl w:ilvl="0" w:tplc="770224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F413DC"/>
    <w:multiLevelType w:val="hybridMultilevel"/>
    <w:tmpl w:val="13448F4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43E27756"/>
    <w:multiLevelType w:val="multilevel"/>
    <w:tmpl w:val="F356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02054"/>
    <w:multiLevelType w:val="multilevel"/>
    <w:tmpl w:val="CAEA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12AD5"/>
    <w:multiLevelType w:val="hybridMultilevel"/>
    <w:tmpl w:val="FFFCEE3A"/>
    <w:lvl w:ilvl="0" w:tplc="215054A0">
      <w:start w:val="1"/>
      <w:numFmt w:val="decimal"/>
      <w:lvlText w:val="%1-"/>
      <w:lvlJc w:val="left"/>
      <w:pPr>
        <w:ind w:left="516" w:hanging="360"/>
      </w:pPr>
      <w:rPr>
        <w:rFonts w:hint="default"/>
      </w:rPr>
    </w:lvl>
    <w:lvl w:ilvl="1" w:tplc="04090019" w:tentative="1">
      <w:start w:val="1"/>
      <w:numFmt w:val="lowerLetter"/>
      <w:lvlText w:val="%2."/>
      <w:lvlJc w:val="left"/>
      <w:pPr>
        <w:ind w:left="1236" w:hanging="360"/>
      </w:pPr>
    </w:lvl>
    <w:lvl w:ilvl="2" w:tplc="0409001B" w:tentative="1">
      <w:start w:val="1"/>
      <w:numFmt w:val="lowerRoman"/>
      <w:lvlText w:val="%3."/>
      <w:lvlJc w:val="right"/>
      <w:pPr>
        <w:ind w:left="1956" w:hanging="180"/>
      </w:pPr>
    </w:lvl>
    <w:lvl w:ilvl="3" w:tplc="0409000F" w:tentative="1">
      <w:start w:val="1"/>
      <w:numFmt w:val="decimal"/>
      <w:lvlText w:val="%4."/>
      <w:lvlJc w:val="left"/>
      <w:pPr>
        <w:ind w:left="2676" w:hanging="360"/>
      </w:pPr>
    </w:lvl>
    <w:lvl w:ilvl="4" w:tplc="04090019" w:tentative="1">
      <w:start w:val="1"/>
      <w:numFmt w:val="lowerLetter"/>
      <w:lvlText w:val="%5."/>
      <w:lvlJc w:val="left"/>
      <w:pPr>
        <w:ind w:left="3396" w:hanging="360"/>
      </w:pPr>
    </w:lvl>
    <w:lvl w:ilvl="5" w:tplc="0409001B" w:tentative="1">
      <w:start w:val="1"/>
      <w:numFmt w:val="lowerRoman"/>
      <w:lvlText w:val="%6."/>
      <w:lvlJc w:val="right"/>
      <w:pPr>
        <w:ind w:left="4116" w:hanging="180"/>
      </w:pPr>
    </w:lvl>
    <w:lvl w:ilvl="6" w:tplc="0409000F" w:tentative="1">
      <w:start w:val="1"/>
      <w:numFmt w:val="decimal"/>
      <w:lvlText w:val="%7."/>
      <w:lvlJc w:val="left"/>
      <w:pPr>
        <w:ind w:left="4836" w:hanging="360"/>
      </w:pPr>
    </w:lvl>
    <w:lvl w:ilvl="7" w:tplc="04090019" w:tentative="1">
      <w:start w:val="1"/>
      <w:numFmt w:val="lowerLetter"/>
      <w:lvlText w:val="%8."/>
      <w:lvlJc w:val="left"/>
      <w:pPr>
        <w:ind w:left="5556" w:hanging="360"/>
      </w:pPr>
    </w:lvl>
    <w:lvl w:ilvl="8" w:tplc="0409001B" w:tentative="1">
      <w:start w:val="1"/>
      <w:numFmt w:val="lowerRoman"/>
      <w:lvlText w:val="%9."/>
      <w:lvlJc w:val="right"/>
      <w:pPr>
        <w:ind w:left="6276" w:hanging="180"/>
      </w:pPr>
    </w:lvl>
  </w:abstractNum>
  <w:abstractNum w:abstractNumId="17" w15:restartNumberingAfterBreak="0">
    <w:nsid w:val="613A3728"/>
    <w:multiLevelType w:val="hybridMultilevel"/>
    <w:tmpl w:val="7C32F160"/>
    <w:lvl w:ilvl="0" w:tplc="0409000F">
      <w:start w:val="1"/>
      <w:numFmt w:val="decimal"/>
      <w:lvlText w:val="%1."/>
      <w:lvlJc w:val="left"/>
      <w:pPr>
        <w:ind w:left="1004" w:hanging="360"/>
      </w:pPr>
      <w:rPr>
        <w:rFont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66BF7D40"/>
    <w:multiLevelType w:val="hybridMultilevel"/>
    <w:tmpl w:val="DE8A0878"/>
    <w:lvl w:ilvl="0" w:tplc="1A4E76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CA50D9"/>
    <w:multiLevelType w:val="multilevel"/>
    <w:tmpl w:val="9884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13BF0"/>
    <w:multiLevelType w:val="hybridMultilevel"/>
    <w:tmpl w:val="2836079E"/>
    <w:lvl w:ilvl="0" w:tplc="A33A771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906A62"/>
    <w:multiLevelType w:val="hybridMultilevel"/>
    <w:tmpl w:val="4A3AF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F70BEA"/>
    <w:multiLevelType w:val="multilevel"/>
    <w:tmpl w:val="96A22A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B8F6588"/>
    <w:multiLevelType w:val="hybridMultilevel"/>
    <w:tmpl w:val="E2EC3BE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abstractNumId w:val="12"/>
  </w:num>
  <w:num w:numId="2">
    <w:abstractNumId w:val="16"/>
  </w:num>
  <w:num w:numId="3">
    <w:abstractNumId w:val="8"/>
  </w:num>
  <w:num w:numId="4">
    <w:abstractNumId w:val="7"/>
  </w:num>
  <w:num w:numId="5">
    <w:abstractNumId w:val="2"/>
  </w:num>
  <w:num w:numId="6">
    <w:abstractNumId w:val="4"/>
  </w:num>
  <w:num w:numId="7">
    <w:abstractNumId w:val="5"/>
  </w:num>
  <w:num w:numId="8">
    <w:abstractNumId w:val="22"/>
  </w:num>
  <w:num w:numId="9">
    <w:abstractNumId w:val="3"/>
  </w:num>
  <w:num w:numId="10">
    <w:abstractNumId w:val="19"/>
  </w:num>
  <w:num w:numId="11">
    <w:abstractNumId w:val="6"/>
  </w:num>
  <w:num w:numId="12">
    <w:abstractNumId w:val="15"/>
  </w:num>
  <w:num w:numId="13">
    <w:abstractNumId w:val="14"/>
  </w:num>
  <w:num w:numId="14">
    <w:abstractNumId w:val="18"/>
  </w:num>
  <w:num w:numId="15">
    <w:abstractNumId w:val="21"/>
  </w:num>
  <w:num w:numId="16">
    <w:abstractNumId w:val="20"/>
  </w:num>
  <w:num w:numId="17">
    <w:abstractNumId w:val="10"/>
  </w:num>
  <w:num w:numId="18">
    <w:abstractNumId w:val="11"/>
  </w:num>
  <w:num w:numId="19">
    <w:abstractNumId w:val="9"/>
  </w:num>
  <w:num w:numId="20">
    <w:abstractNumId w:val="0"/>
  </w:num>
  <w:num w:numId="21">
    <w:abstractNumId w:val="13"/>
  </w:num>
  <w:num w:numId="22">
    <w:abstractNumId w:val="17"/>
  </w:num>
  <w:num w:numId="23">
    <w:abstractNumId w:val="23"/>
  </w:num>
  <w:num w:numId="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
    <w15:presenceInfo w15:providerId="None" w15:userId="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306"/>
    <w:rsid w:val="00024ECF"/>
    <w:rsid w:val="00034D6B"/>
    <w:rsid w:val="000377BD"/>
    <w:rsid w:val="000601A0"/>
    <w:rsid w:val="00061FB7"/>
    <w:rsid w:val="0006385A"/>
    <w:rsid w:val="000765DC"/>
    <w:rsid w:val="000D4A2F"/>
    <w:rsid w:val="00124CA2"/>
    <w:rsid w:val="00125FCC"/>
    <w:rsid w:val="00132611"/>
    <w:rsid w:val="00142596"/>
    <w:rsid w:val="0015023C"/>
    <w:rsid w:val="0015037F"/>
    <w:rsid w:val="00161EF7"/>
    <w:rsid w:val="0017210A"/>
    <w:rsid w:val="00191DA8"/>
    <w:rsid w:val="001A421B"/>
    <w:rsid w:val="001B20BE"/>
    <w:rsid w:val="001C5176"/>
    <w:rsid w:val="001D7B65"/>
    <w:rsid w:val="001F6DA3"/>
    <w:rsid w:val="0020338B"/>
    <w:rsid w:val="00220890"/>
    <w:rsid w:val="002365C4"/>
    <w:rsid w:val="0025299C"/>
    <w:rsid w:val="00254142"/>
    <w:rsid w:val="00257D69"/>
    <w:rsid w:val="002967E0"/>
    <w:rsid w:val="002A0BAE"/>
    <w:rsid w:val="002D2F28"/>
    <w:rsid w:val="00326B4C"/>
    <w:rsid w:val="0032771B"/>
    <w:rsid w:val="00346DA3"/>
    <w:rsid w:val="0035553B"/>
    <w:rsid w:val="003936CD"/>
    <w:rsid w:val="00394001"/>
    <w:rsid w:val="003C2A69"/>
    <w:rsid w:val="003E3517"/>
    <w:rsid w:val="003E7A39"/>
    <w:rsid w:val="003F3BE3"/>
    <w:rsid w:val="00400911"/>
    <w:rsid w:val="00410454"/>
    <w:rsid w:val="0043456B"/>
    <w:rsid w:val="00435C3E"/>
    <w:rsid w:val="00450539"/>
    <w:rsid w:val="0046270B"/>
    <w:rsid w:val="00462AF9"/>
    <w:rsid w:val="004A07ED"/>
    <w:rsid w:val="004A4B6C"/>
    <w:rsid w:val="004B1F73"/>
    <w:rsid w:val="004B4140"/>
    <w:rsid w:val="004B490E"/>
    <w:rsid w:val="004B5D1F"/>
    <w:rsid w:val="004B7441"/>
    <w:rsid w:val="00500C8A"/>
    <w:rsid w:val="00534166"/>
    <w:rsid w:val="00545843"/>
    <w:rsid w:val="00566DF7"/>
    <w:rsid w:val="00577669"/>
    <w:rsid w:val="00593D75"/>
    <w:rsid w:val="005B6652"/>
    <w:rsid w:val="005C4734"/>
    <w:rsid w:val="005D59A7"/>
    <w:rsid w:val="005D7306"/>
    <w:rsid w:val="00642E2B"/>
    <w:rsid w:val="00643D8C"/>
    <w:rsid w:val="0067487B"/>
    <w:rsid w:val="00687397"/>
    <w:rsid w:val="006C77CC"/>
    <w:rsid w:val="006F2B2B"/>
    <w:rsid w:val="006F6F6A"/>
    <w:rsid w:val="007246EC"/>
    <w:rsid w:val="00732382"/>
    <w:rsid w:val="0073286A"/>
    <w:rsid w:val="00741D6D"/>
    <w:rsid w:val="007435C2"/>
    <w:rsid w:val="007450B5"/>
    <w:rsid w:val="007506E2"/>
    <w:rsid w:val="00752C9D"/>
    <w:rsid w:val="0078047B"/>
    <w:rsid w:val="007A3AF4"/>
    <w:rsid w:val="007A4CFB"/>
    <w:rsid w:val="007D0A45"/>
    <w:rsid w:val="007E6F5C"/>
    <w:rsid w:val="008010A8"/>
    <w:rsid w:val="008130CA"/>
    <w:rsid w:val="00815EF2"/>
    <w:rsid w:val="00820812"/>
    <w:rsid w:val="00844D73"/>
    <w:rsid w:val="00861C37"/>
    <w:rsid w:val="008A0E70"/>
    <w:rsid w:val="008C735F"/>
    <w:rsid w:val="008D7F14"/>
    <w:rsid w:val="008E0338"/>
    <w:rsid w:val="008E05FC"/>
    <w:rsid w:val="009065AE"/>
    <w:rsid w:val="00913650"/>
    <w:rsid w:val="00933CC7"/>
    <w:rsid w:val="00943A4A"/>
    <w:rsid w:val="009645F2"/>
    <w:rsid w:val="00966A89"/>
    <w:rsid w:val="00967CE1"/>
    <w:rsid w:val="00987D9A"/>
    <w:rsid w:val="00991657"/>
    <w:rsid w:val="009C0E13"/>
    <w:rsid w:val="009C4EF1"/>
    <w:rsid w:val="009E02A0"/>
    <w:rsid w:val="009F4E1B"/>
    <w:rsid w:val="00A10031"/>
    <w:rsid w:val="00A15CB4"/>
    <w:rsid w:val="00A244B8"/>
    <w:rsid w:val="00A34BDA"/>
    <w:rsid w:val="00A468B1"/>
    <w:rsid w:val="00A61720"/>
    <w:rsid w:val="00A650E5"/>
    <w:rsid w:val="00A65D59"/>
    <w:rsid w:val="00A76EC7"/>
    <w:rsid w:val="00AB456B"/>
    <w:rsid w:val="00AF3E93"/>
    <w:rsid w:val="00AF405A"/>
    <w:rsid w:val="00B04C2E"/>
    <w:rsid w:val="00B117D5"/>
    <w:rsid w:val="00B15278"/>
    <w:rsid w:val="00B33790"/>
    <w:rsid w:val="00B40C68"/>
    <w:rsid w:val="00B53F15"/>
    <w:rsid w:val="00BB1B41"/>
    <w:rsid w:val="00BF789F"/>
    <w:rsid w:val="00C04E39"/>
    <w:rsid w:val="00C25B44"/>
    <w:rsid w:val="00C5730D"/>
    <w:rsid w:val="00C72FBA"/>
    <w:rsid w:val="00C76BCB"/>
    <w:rsid w:val="00C82D9B"/>
    <w:rsid w:val="00C87FFA"/>
    <w:rsid w:val="00C968EE"/>
    <w:rsid w:val="00CA368A"/>
    <w:rsid w:val="00CC49DD"/>
    <w:rsid w:val="00CE3834"/>
    <w:rsid w:val="00CF3436"/>
    <w:rsid w:val="00CF4599"/>
    <w:rsid w:val="00D15C89"/>
    <w:rsid w:val="00D17247"/>
    <w:rsid w:val="00D56E09"/>
    <w:rsid w:val="00D6749D"/>
    <w:rsid w:val="00D914F4"/>
    <w:rsid w:val="00DC5347"/>
    <w:rsid w:val="00DE0EC7"/>
    <w:rsid w:val="00DE1D8D"/>
    <w:rsid w:val="00DE6AFB"/>
    <w:rsid w:val="00DF12DA"/>
    <w:rsid w:val="00DF1E01"/>
    <w:rsid w:val="00DF364E"/>
    <w:rsid w:val="00DF3784"/>
    <w:rsid w:val="00DF4E76"/>
    <w:rsid w:val="00E00052"/>
    <w:rsid w:val="00E207BD"/>
    <w:rsid w:val="00E334B5"/>
    <w:rsid w:val="00E472EF"/>
    <w:rsid w:val="00E64CAC"/>
    <w:rsid w:val="00E77350"/>
    <w:rsid w:val="00E77F89"/>
    <w:rsid w:val="00EA25D6"/>
    <w:rsid w:val="00ED3E25"/>
    <w:rsid w:val="00EE1BEA"/>
    <w:rsid w:val="00F0161B"/>
    <w:rsid w:val="00F05068"/>
    <w:rsid w:val="00F05CB9"/>
    <w:rsid w:val="00F92056"/>
    <w:rsid w:val="00FB6044"/>
    <w:rsid w:val="00FC4589"/>
    <w:rsid w:val="00FE69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8F333"/>
  <w15:chartTrackingRefBased/>
  <w15:docId w15:val="{6F6A919C-B00B-4631-848E-8DD7C26EB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spacing w:after="100" w:afterAutospacing="1" w:line="360"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D1F"/>
  </w:style>
  <w:style w:type="paragraph" w:styleId="Heading1">
    <w:name w:val="heading 1"/>
    <w:basedOn w:val="Normal"/>
    <w:next w:val="Normal"/>
    <w:link w:val="Heading1Char"/>
    <w:uiPriority w:val="9"/>
    <w:qFormat/>
    <w:rsid w:val="00435C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35C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35C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765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6652"/>
    <w:pPr>
      <w:ind w:left="720"/>
      <w:contextualSpacing/>
    </w:pPr>
  </w:style>
  <w:style w:type="character" w:customStyle="1" w:styleId="Heading1Char">
    <w:name w:val="Heading 1 Char"/>
    <w:basedOn w:val="DefaultParagraphFont"/>
    <w:link w:val="Heading1"/>
    <w:uiPriority w:val="9"/>
    <w:rsid w:val="00435C3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35C3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35C3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15C89"/>
    <w:pPr>
      <w:spacing w:before="100" w:before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A368A"/>
    <w:rPr>
      <w:rFonts w:ascii="Courier New" w:eastAsia="Times New Roman" w:hAnsi="Courier New" w:cs="Courier New"/>
      <w:sz w:val="20"/>
      <w:szCs w:val="20"/>
    </w:rPr>
  </w:style>
  <w:style w:type="character" w:styleId="Strong">
    <w:name w:val="Strong"/>
    <w:basedOn w:val="DefaultParagraphFont"/>
    <w:uiPriority w:val="22"/>
    <w:qFormat/>
    <w:rsid w:val="00CA368A"/>
    <w:rPr>
      <w:b/>
      <w:bCs/>
    </w:rPr>
  </w:style>
  <w:style w:type="character" w:styleId="Emphasis">
    <w:name w:val="Emphasis"/>
    <w:basedOn w:val="DefaultParagraphFont"/>
    <w:uiPriority w:val="20"/>
    <w:qFormat/>
    <w:rsid w:val="003E3517"/>
    <w:rPr>
      <w:i/>
      <w:iCs/>
    </w:rPr>
  </w:style>
  <w:style w:type="character" w:customStyle="1" w:styleId="Heading4Char">
    <w:name w:val="Heading 4 Char"/>
    <w:basedOn w:val="DefaultParagraphFont"/>
    <w:link w:val="Heading4"/>
    <w:uiPriority w:val="9"/>
    <w:semiHidden/>
    <w:rsid w:val="000765DC"/>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967C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67CE1"/>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q-btncontent">
    <w:name w:val="q-btn__content"/>
    <w:basedOn w:val="DefaultParagraphFont"/>
    <w:rsid w:val="002967E0"/>
  </w:style>
  <w:style w:type="paragraph" w:styleId="TOCHeading">
    <w:name w:val="TOC Heading"/>
    <w:basedOn w:val="Heading1"/>
    <w:next w:val="Normal"/>
    <w:uiPriority w:val="39"/>
    <w:unhideWhenUsed/>
    <w:qFormat/>
    <w:rsid w:val="008A0E70"/>
    <w:pPr>
      <w:outlineLvl w:val="9"/>
    </w:pPr>
  </w:style>
  <w:style w:type="paragraph" w:styleId="TOC1">
    <w:name w:val="toc 1"/>
    <w:basedOn w:val="TableofFigures"/>
    <w:next w:val="Normal"/>
    <w:autoRedefine/>
    <w:uiPriority w:val="39"/>
    <w:unhideWhenUsed/>
    <w:rsid w:val="0073286A"/>
    <w:pPr>
      <w:tabs>
        <w:tab w:val="right" w:leader="dot" w:pos="9350"/>
      </w:tabs>
      <w:spacing w:after="100"/>
      <w:jc w:val="center"/>
      <w:pPrChange w:id="0" w:author="R" w:date="2026-05-30T13:46:00Z">
        <w:pPr>
          <w:tabs>
            <w:tab w:val="right" w:leader="dot" w:pos="9350"/>
          </w:tabs>
          <w:bidi/>
          <w:spacing w:after="100" w:afterAutospacing="1" w:line="360" w:lineRule="auto"/>
          <w:ind w:firstLine="284"/>
          <w:jc w:val="both"/>
        </w:pPr>
      </w:pPrChange>
    </w:pPr>
    <w:rPr>
      <w:rFonts w:ascii="B Nazanin" w:hAnsi="B Nazanin"/>
      <w:noProof/>
      <w:rPrChange w:id="0" w:author="R" w:date="2026-05-30T13:46:00Z">
        <w:rPr>
          <w:rFonts w:ascii="IRNazanin" w:eastAsiaTheme="minorHAnsi" w:hAnsi="IRNazanin" w:cstheme="minorBidi"/>
          <w:noProof/>
          <w:sz w:val="22"/>
          <w:szCs w:val="22"/>
          <w:lang w:val="en-US" w:eastAsia="en-US" w:bidi="ar-SA"/>
        </w:rPr>
      </w:rPrChange>
    </w:rPr>
  </w:style>
  <w:style w:type="paragraph" w:styleId="TOC2">
    <w:name w:val="toc 2"/>
    <w:basedOn w:val="TOC1"/>
    <w:next w:val="TableofFigures"/>
    <w:autoRedefine/>
    <w:uiPriority w:val="39"/>
    <w:unhideWhenUsed/>
    <w:rsid w:val="00CF3436"/>
    <w:pPr>
      <w:ind w:left="220" w:hanging="220"/>
    </w:pPr>
  </w:style>
  <w:style w:type="paragraph" w:styleId="TOC3">
    <w:name w:val="toc 3"/>
    <w:basedOn w:val="Normal"/>
    <w:next w:val="Normal"/>
    <w:autoRedefine/>
    <w:uiPriority w:val="39"/>
    <w:unhideWhenUsed/>
    <w:rsid w:val="0073286A"/>
    <w:pPr>
      <w:ind w:left="440"/>
      <w:jc w:val="left"/>
      <w:pPrChange w:id="1" w:author="R" w:date="2026-05-30T13:39:00Z">
        <w:pPr>
          <w:bidi/>
          <w:spacing w:after="100" w:afterAutospacing="1" w:line="360" w:lineRule="auto"/>
          <w:ind w:left="440" w:firstLine="284"/>
          <w:jc w:val="both"/>
        </w:pPr>
      </w:pPrChange>
    </w:pPr>
    <w:rPr>
      <w:rFonts w:ascii="B Nazanin" w:hAnsi="B Nazanin"/>
      <w:sz w:val="24"/>
      <w:rPrChange w:id="1" w:author="R" w:date="2026-05-30T13:39:00Z">
        <w:rPr>
          <w:rFonts w:ascii="B Nazanin" w:eastAsiaTheme="minorHAnsi" w:hAnsi="B Nazanin" w:cstheme="minorBidi"/>
          <w:sz w:val="24"/>
          <w:szCs w:val="22"/>
          <w:lang w:val="en-US" w:eastAsia="en-US" w:bidi="ar-SA"/>
        </w:rPr>
      </w:rPrChange>
    </w:rPr>
  </w:style>
  <w:style w:type="character" w:styleId="Hyperlink">
    <w:name w:val="Hyperlink"/>
    <w:basedOn w:val="DefaultParagraphFont"/>
    <w:uiPriority w:val="99"/>
    <w:unhideWhenUsed/>
    <w:rsid w:val="008A0E70"/>
    <w:rPr>
      <w:color w:val="0563C1" w:themeColor="hyperlink"/>
      <w:u w:val="single"/>
    </w:rPr>
  </w:style>
  <w:style w:type="paragraph" w:styleId="Caption">
    <w:name w:val="caption"/>
    <w:basedOn w:val="Normal"/>
    <w:next w:val="Normal"/>
    <w:uiPriority w:val="35"/>
    <w:unhideWhenUsed/>
    <w:qFormat/>
    <w:rsid w:val="00752C9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E0EC7"/>
    <w:pPr>
      <w:spacing w:after="0"/>
      <w:jc w:val="right"/>
    </w:pPr>
    <w:rPr>
      <w:rFonts w:ascii="IRNazanin" w:hAnsi="IRNazanin"/>
    </w:rPr>
  </w:style>
  <w:style w:type="character" w:styleId="FollowedHyperlink">
    <w:name w:val="FollowedHyperlink"/>
    <w:basedOn w:val="DefaultParagraphFont"/>
    <w:uiPriority w:val="99"/>
    <w:semiHidden/>
    <w:unhideWhenUsed/>
    <w:rsid w:val="00F92056"/>
    <w:rPr>
      <w:color w:val="954F72" w:themeColor="followedHyperlink"/>
      <w:u w:val="single"/>
    </w:rPr>
  </w:style>
  <w:style w:type="paragraph" w:styleId="NoSpacing">
    <w:name w:val="No Spacing"/>
    <w:uiPriority w:val="1"/>
    <w:qFormat/>
    <w:rsid w:val="00DE0EC7"/>
    <w:pPr>
      <w:spacing w:after="0" w:line="240" w:lineRule="auto"/>
    </w:pPr>
  </w:style>
  <w:style w:type="character" w:styleId="LineNumber">
    <w:name w:val="line number"/>
    <w:basedOn w:val="DefaultParagraphFont"/>
    <w:uiPriority w:val="99"/>
    <w:semiHidden/>
    <w:unhideWhenUsed/>
    <w:rsid w:val="00D6749D"/>
  </w:style>
  <w:style w:type="character" w:styleId="CommentReference">
    <w:name w:val="annotation reference"/>
    <w:basedOn w:val="DefaultParagraphFont"/>
    <w:uiPriority w:val="99"/>
    <w:semiHidden/>
    <w:unhideWhenUsed/>
    <w:rsid w:val="00DF12DA"/>
    <w:rPr>
      <w:sz w:val="16"/>
      <w:szCs w:val="16"/>
    </w:rPr>
  </w:style>
  <w:style w:type="paragraph" w:styleId="CommentText">
    <w:name w:val="annotation text"/>
    <w:basedOn w:val="Normal"/>
    <w:link w:val="CommentTextChar"/>
    <w:uiPriority w:val="99"/>
    <w:unhideWhenUsed/>
    <w:rsid w:val="00DF12DA"/>
    <w:pPr>
      <w:spacing w:line="240" w:lineRule="auto"/>
    </w:pPr>
    <w:rPr>
      <w:sz w:val="20"/>
      <w:szCs w:val="20"/>
    </w:rPr>
  </w:style>
  <w:style w:type="character" w:customStyle="1" w:styleId="CommentTextChar">
    <w:name w:val="Comment Text Char"/>
    <w:basedOn w:val="DefaultParagraphFont"/>
    <w:link w:val="CommentText"/>
    <w:uiPriority w:val="99"/>
    <w:rsid w:val="00DF12DA"/>
    <w:rPr>
      <w:sz w:val="20"/>
      <w:szCs w:val="20"/>
    </w:rPr>
  </w:style>
  <w:style w:type="paragraph" w:styleId="CommentSubject">
    <w:name w:val="annotation subject"/>
    <w:basedOn w:val="CommentText"/>
    <w:next w:val="CommentText"/>
    <w:link w:val="CommentSubjectChar"/>
    <w:uiPriority w:val="99"/>
    <w:semiHidden/>
    <w:unhideWhenUsed/>
    <w:rsid w:val="00DF12DA"/>
    <w:rPr>
      <w:b/>
      <w:bCs/>
    </w:rPr>
  </w:style>
  <w:style w:type="character" w:customStyle="1" w:styleId="CommentSubjectChar">
    <w:name w:val="Comment Subject Char"/>
    <w:basedOn w:val="CommentTextChar"/>
    <w:link w:val="CommentSubject"/>
    <w:uiPriority w:val="99"/>
    <w:semiHidden/>
    <w:rsid w:val="00DF12DA"/>
    <w:rPr>
      <w:b/>
      <w:bCs/>
      <w:sz w:val="20"/>
      <w:szCs w:val="20"/>
    </w:rPr>
  </w:style>
  <w:style w:type="table" w:styleId="PlainTable2">
    <w:name w:val="Plain Table 2"/>
    <w:basedOn w:val="TableNormal"/>
    <w:uiPriority w:val="42"/>
    <w:rsid w:val="00DF12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DF1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2DA"/>
  </w:style>
  <w:style w:type="paragraph" w:styleId="Footer">
    <w:name w:val="footer"/>
    <w:basedOn w:val="Normal"/>
    <w:link w:val="FooterChar"/>
    <w:uiPriority w:val="99"/>
    <w:unhideWhenUsed/>
    <w:rsid w:val="00DF12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2DA"/>
  </w:style>
  <w:style w:type="paragraph" w:styleId="TableofAuthorities">
    <w:name w:val="table of authorities"/>
    <w:basedOn w:val="Normal"/>
    <w:next w:val="Normal"/>
    <w:uiPriority w:val="99"/>
    <w:semiHidden/>
    <w:unhideWhenUsed/>
    <w:rsid w:val="0073286A"/>
    <w:pPr>
      <w:spacing w:after="0"/>
      <w:ind w:left="2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733745">
      <w:bodyDiv w:val="1"/>
      <w:marLeft w:val="0"/>
      <w:marRight w:val="0"/>
      <w:marTop w:val="0"/>
      <w:marBottom w:val="0"/>
      <w:divBdr>
        <w:top w:val="none" w:sz="0" w:space="0" w:color="auto"/>
        <w:left w:val="none" w:sz="0" w:space="0" w:color="auto"/>
        <w:bottom w:val="none" w:sz="0" w:space="0" w:color="auto"/>
        <w:right w:val="none" w:sz="0" w:space="0" w:color="auto"/>
      </w:divBdr>
    </w:div>
    <w:div w:id="364788904">
      <w:bodyDiv w:val="1"/>
      <w:marLeft w:val="0"/>
      <w:marRight w:val="0"/>
      <w:marTop w:val="0"/>
      <w:marBottom w:val="0"/>
      <w:divBdr>
        <w:top w:val="none" w:sz="0" w:space="0" w:color="auto"/>
        <w:left w:val="none" w:sz="0" w:space="0" w:color="auto"/>
        <w:bottom w:val="none" w:sz="0" w:space="0" w:color="auto"/>
        <w:right w:val="none" w:sz="0" w:space="0" w:color="auto"/>
      </w:divBdr>
    </w:div>
    <w:div w:id="400908047">
      <w:bodyDiv w:val="1"/>
      <w:marLeft w:val="0"/>
      <w:marRight w:val="0"/>
      <w:marTop w:val="0"/>
      <w:marBottom w:val="0"/>
      <w:divBdr>
        <w:top w:val="none" w:sz="0" w:space="0" w:color="auto"/>
        <w:left w:val="none" w:sz="0" w:space="0" w:color="auto"/>
        <w:bottom w:val="none" w:sz="0" w:space="0" w:color="auto"/>
        <w:right w:val="none" w:sz="0" w:space="0" w:color="auto"/>
      </w:divBdr>
    </w:div>
    <w:div w:id="415828680">
      <w:bodyDiv w:val="1"/>
      <w:marLeft w:val="0"/>
      <w:marRight w:val="0"/>
      <w:marTop w:val="0"/>
      <w:marBottom w:val="0"/>
      <w:divBdr>
        <w:top w:val="none" w:sz="0" w:space="0" w:color="auto"/>
        <w:left w:val="none" w:sz="0" w:space="0" w:color="auto"/>
        <w:bottom w:val="none" w:sz="0" w:space="0" w:color="auto"/>
        <w:right w:val="none" w:sz="0" w:space="0" w:color="auto"/>
      </w:divBdr>
    </w:div>
    <w:div w:id="428739985">
      <w:bodyDiv w:val="1"/>
      <w:marLeft w:val="0"/>
      <w:marRight w:val="0"/>
      <w:marTop w:val="0"/>
      <w:marBottom w:val="0"/>
      <w:divBdr>
        <w:top w:val="none" w:sz="0" w:space="0" w:color="auto"/>
        <w:left w:val="none" w:sz="0" w:space="0" w:color="auto"/>
        <w:bottom w:val="none" w:sz="0" w:space="0" w:color="auto"/>
        <w:right w:val="none" w:sz="0" w:space="0" w:color="auto"/>
      </w:divBdr>
    </w:div>
    <w:div w:id="479814018">
      <w:bodyDiv w:val="1"/>
      <w:marLeft w:val="0"/>
      <w:marRight w:val="0"/>
      <w:marTop w:val="0"/>
      <w:marBottom w:val="0"/>
      <w:divBdr>
        <w:top w:val="none" w:sz="0" w:space="0" w:color="auto"/>
        <w:left w:val="none" w:sz="0" w:space="0" w:color="auto"/>
        <w:bottom w:val="none" w:sz="0" w:space="0" w:color="auto"/>
        <w:right w:val="none" w:sz="0" w:space="0" w:color="auto"/>
      </w:divBdr>
    </w:div>
    <w:div w:id="510873469">
      <w:bodyDiv w:val="1"/>
      <w:marLeft w:val="0"/>
      <w:marRight w:val="0"/>
      <w:marTop w:val="0"/>
      <w:marBottom w:val="0"/>
      <w:divBdr>
        <w:top w:val="none" w:sz="0" w:space="0" w:color="auto"/>
        <w:left w:val="none" w:sz="0" w:space="0" w:color="auto"/>
        <w:bottom w:val="none" w:sz="0" w:space="0" w:color="auto"/>
        <w:right w:val="none" w:sz="0" w:space="0" w:color="auto"/>
      </w:divBdr>
    </w:div>
    <w:div w:id="548028830">
      <w:bodyDiv w:val="1"/>
      <w:marLeft w:val="0"/>
      <w:marRight w:val="0"/>
      <w:marTop w:val="0"/>
      <w:marBottom w:val="0"/>
      <w:divBdr>
        <w:top w:val="none" w:sz="0" w:space="0" w:color="auto"/>
        <w:left w:val="none" w:sz="0" w:space="0" w:color="auto"/>
        <w:bottom w:val="none" w:sz="0" w:space="0" w:color="auto"/>
        <w:right w:val="none" w:sz="0" w:space="0" w:color="auto"/>
      </w:divBdr>
    </w:div>
    <w:div w:id="552932204">
      <w:bodyDiv w:val="1"/>
      <w:marLeft w:val="0"/>
      <w:marRight w:val="0"/>
      <w:marTop w:val="0"/>
      <w:marBottom w:val="0"/>
      <w:divBdr>
        <w:top w:val="none" w:sz="0" w:space="0" w:color="auto"/>
        <w:left w:val="none" w:sz="0" w:space="0" w:color="auto"/>
        <w:bottom w:val="none" w:sz="0" w:space="0" w:color="auto"/>
        <w:right w:val="none" w:sz="0" w:space="0" w:color="auto"/>
      </w:divBdr>
    </w:div>
    <w:div w:id="641740169">
      <w:bodyDiv w:val="1"/>
      <w:marLeft w:val="0"/>
      <w:marRight w:val="0"/>
      <w:marTop w:val="0"/>
      <w:marBottom w:val="0"/>
      <w:divBdr>
        <w:top w:val="none" w:sz="0" w:space="0" w:color="auto"/>
        <w:left w:val="none" w:sz="0" w:space="0" w:color="auto"/>
        <w:bottom w:val="none" w:sz="0" w:space="0" w:color="auto"/>
        <w:right w:val="none" w:sz="0" w:space="0" w:color="auto"/>
      </w:divBdr>
    </w:div>
    <w:div w:id="750810731">
      <w:bodyDiv w:val="1"/>
      <w:marLeft w:val="0"/>
      <w:marRight w:val="0"/>
      <w:marTop w:val="0"/>
      <w:marBottom w:val="0"/>
      <w:divBdr>
        <w:top w:val="none" w:sz="0" w:space="0" w:color="auto"/>
        <w:left w:val="none" w:sz="0" w:space="0" w:color="auto"/>
        <w:bottom w:val="none" w:sz="0" w:space="0" w:color="auto"/>
        <w:right w:val="none" w:sz="0" w:space="0" w:color="auto"/>
      </w:divBdr>
    </w:div>
    <w:div w:id="769007997">
      <w:bodyDiv w:val="1"/>
      <w:marLeft w:val="0"/>
      <w:marRight w:val="0"/>
      <w:marTop w:val="0"/>
      <w:marBottom w:val="0"/>
      <w:divBdr>
        <w:top w:val="none" w:sz="0" w:space="0" w:color="auto"/>
        <w:left w:val="none" w:sz="0" w:space="0" w:color="auto"/>
        <w:bottom w:val="none" w:sz="0" w:space="0" w:color="auto"/>
        <w:right w:val="none" w:sz="0" w:space="0" w:color="auto"/>
      </w:divBdr>
    </w:div>
    <w:div w:id="828444438">
      <w:bodyDiv w:val="1"/>
      <w:marLeft w:val="0"/>
      <w:marRight w:val="0"/>
      <w:marTop w:val="0"/>
      <w:marBottom w:val="0"/>
      <w:divBdr>
        <w:top w:val="none" w:sz="0" w:space="0" w:color="auto"/>
        <w:left w:val="none" w:sz="0" w:space="0" w:color="auto"/>
        <w:bottom w:val="none" w:sz="0" w:space="0" w:color="auto"/>
        <w:right w:val="none" w:sz="0" w:space="0" w:color="auto"/>
      </w:divBdr>
    </w:div>
    <w:div w:id="947010270">
      <w:bodyDiv w:val="1"/>
      <w:marLeft w:val="0"/>
      <w:marRight w:val="0"/>
      <w:marTop w:val="0"/>
      <w:marBottom w:val="0"/>
      <w:divBdr>
        <w:top w:val="none" w:sz="0" w:space="0" w:color="auto"/>
        <w:left w:val="none" w:sz="0" w:space="0" w:color="auto"/>
        <w:bottom w:val="none" w:sz="0" w:space="0" w:color="auto"/>
        <w:right w:val="none" w:sz="0" w:space="0" w:color="auto"/>
      </w:divBdr>
      <w:divsChild>
        <w:div w:id="1431386871">
          <w:marLeft w:val="0"/>
          <w:marRight w:val="0"/>
          <w:marTop w:val="0"/>
          <w:marBottom w:val="0"/>
          <w:divBdr>
            <w:top w:val="none" w:sz="0" w:space="0" w:color="auto"/>
            <w:left w:val="none" w:sz="0" w:space="0" w:color="auto"/>
            <w:bottom w:val="none" w:sz="0" w:space="0" w:color="auto"/>
            <w:right w:val="none" w:sz="0" w:space="0" w:color="auto"/>
          </w:divBdr>
        </w:div>
      </w:divsChild>
    </w:div>
    <w:div w:id="954755834">
      <w:bodyDiv w:val="1"/>
      <w:marLeft w:val="0"/>
      <w:marRight w:val="0"/>
      <w:marTop w:val="0"/>
      <w:marBottom w:val="0"/>
      <w:divBdr>
        <w:top w:val="none" w:sz="0" w:space="0" w:color="auto"/>
        <w:left w:val="none" w:sz="0" w:space="0" w:color="auto"/>
        <w:bottom w:val="none" w:sz="0" w:space="0" w:color="auto"/>
        <w:right w:val="none" w:sz="0" w:space="0" w:color="auto"/>
      </w:divBdr>
    </w:div>
    <w:div w:id="974020416">
      <w:bodyDiv w:val="1"/>
      <w:marLeft w:val="0"/>
      <w:marRight w:val="0"/>
      <w:marTop w:val="0"/>
      <w:marBottom w:val="0"/>
      <w:divBdr>
        <w:top w:val="none" w:sz="0" w:space="0" w:color="auto"/>
        <w:left w:val="none" w:sz="0" w:space="0" w:color="auto"/>
        <w:bottom w:val="none" w:sz="0" w:space="0" w:color="auto"/>
        <w:right w:val="none" w:sz="0" w:space="0" w:color="auto"/>
      </w:divBdr>
    </w:div>
    <w:div w:id="1099909353">
      <w:bodyDiv w:val="1"/>
      <w:marLeft w:val="0"/>
      <w:marRight w:val="0"/>
      <w:marTop w:val="0"/>
      <w:marBottom w:val="0"/>
      <w:divBdr>
        <w:top w:val="none" w:sz="0" w:space="0" w:color="auto"/>
        <w:left w:val="none" w:sz="0" w:space="0" w:color="auto"/>
        <w:bottom w:val="none" w:sz="0" w:space="0" w:color="auto"/>
        <w:right w:val="none" w:sz="0" w:space="0" w:color="auto"/>
      </w:divBdr>
    </w:div>
    <w:div w:id="1119959521">
      <w:bodyDiv w:val="1"/>
      <w:marLeft w:val="0"/>
      <w:marRight w:val="0"/>
      <w:marTop w:val="0"/>
      <w:marBottom w:val="0"/>
      <w:divBdr>
        <w:top w:val="none" w:sz="0" w:space="0" w:color="auto"/>
        <w:left w:val="none" w:sz="0" w:space="0" w:color="auto"/>
        <w:bottom w:val="none" w:sz="0" w:space="0" w:color="auto"/>
        <w:right w:val="none" w:sz="0" w:space="0" w:color="auto"/>
      </w:divBdr>
    </w:div>
    <w:div w:id="1124956806">
      <w:bodyDiv w:val="1"/>
      <w:marLeft w:val="0"/>
      <w:marRight w:val="0"/>
      <w:marTop w:val="0"/>
      <w:marBottom w:val="0"/>
      <w:divBdr>
        <w:top w:val="none" w:sz="0" w:space="0" w:color="auto"/>
        <w:left w:val="none" w:sz="0" w:space="0" w:color="auto"/>
        <w:bottom w:val="none" w:sz="0" w:space="0" w:color="auto"/>
        <w:right w:val="none" w:sz="0" w:space="0" w:color="auto"/>
      </w:divBdr>
    </w:div>
    <w:div w:id="1204638680">
      <w:bodyDiv w:val="1"/>
      <w:marLeft w:val="0"/>
      <w:marRight w:val="0"/>
      <w:marTop w:val="0"/>
      <w:marBottom w:val="0"/>
      <w:divBdr>
        <w:top w:val="none" w:sz="0" w:space="0" w:color="auto"/>
        <w:left w:val="none" w:sz="0" w:space="0" w:color="auto"/>
        <w:bottom w:val="none" w:sz="0" w:space="0" w:color="auto"/>
        <w:right w:val="none" w:sz="0" w:space="0" w:color="auto"/>
      </w:divBdr>
    </w:div>
    <w:div w:id="1246961353">
      <w:bodyDiv w:val="1"/>
      <w:marLeft w:val="0"/>
      <w:marRight w:val="0"/>
      <w:marTop w:val="0"/>
      <w:marBottom w:val="0"/>
      <w:divBdr>
        <w:top w:val="none" w:sz="0" w:space="0" w:color="auto"/>
        <w:left w:val="none" w:sz="0" w:space="0" w:color="auto"/>
        <w:bottom w:val="none" w:sz="0" w:space="0" w:color="auto"/>
        <w:right w:val="none" w:sz="0" w:space="0" w:color="auto"/>
      </w:divBdr>
    </w:div>
    <w:div w:id="1256330965">
      <w:bodyDiv w:val="1"/>
      <w:marLeft w:val="0"/>
      <w:marRight w:val="0"/>
      <w:marTop w:val="0"/>
      <w:marBottom w:val="0"/>
      <w:divBdr>
        <w:top w:val="none" w:sz="0" w:space="0" w:color="auto"/>
        <w:left w:val="none" w:sz="0" w:space="0" w:color="auto"/>
        <w:bottom w:val="none" w:sz="0" w:space="0" w:color="auto"/>
        <w:right w:val="none" w:sz="0" w:space="0" w:color="auto"/>
      </w:divBdr>
    </w:div>
    <w:div w:id="1277833384">
      <w:bodyDiv w:val="1"/>
      <w:marLeft w:val="0"/>
      <w:marRight w:val="0"/>
      <w:marTop w:val="0"/>
      <w:marBottom w:val="0"/>
      <w:divBdr>
        <w:top w:val="none" w:sz="0" w:space="0" w:color="auto"/>
        <w:left w:val="none" w:sz="0" w:space="0" w:color="auto"/>
        <w:bottom w:val="none" w:sz="0" w:space="0" w:color="auto"/>
        <w:right w:val="none" w:sz="0" w:space="0" w:color="auto"/>
      </w:divBdr>
    </w:div>
    <w:div w:id="1279071411">
      <w:bodyDiv w:val="1"/>
      <w:marLeft w:val="0"/>
      <w:marRight w:val="0"/>
      <w:marTop w:val="0"/>
      <w:marBottom w:val="0"/>
      <w:divBdr>
        <w:top w:val="none" w:sz="0" w:space="0" w:color="auto"/>
        <w:left w:val="none" w:sz="0" w:space="0" w:color="auto"/>
        <w:bottom w:val="none" w:sz="0" w:space="0" w:color="auto"/>
        <w:right w:val="none" w:sz="0" w:space="0" w:color="auto"/>
      </w:divBdr>
    </w:div>
    <w:div w:id="1285581634">
      <w:bodyDiv w:val="1"/>
      <w:marLeft w:val="0"/>
      <w:marRight w:val="0"/>
      <w:marTop w:val="0"/>
      <w:marBottom w:val="0"/>
      <w:divBdr>
        <w:top w:val="none" w:sz="0" w:space="0" w:color="auto"/>
        <w:left w:val="none" w:sz="0" w:space="0" w:color="auto"/>
        <w:bottom w:val="none" w:sz="0" w:space="0" w:color="auto"/>
        <w:right w:val="none" w:sz="0" w:space="0" w:color="auto"/>
      </w:divBdr>
    </w:div>
    <w:div w:id="1293948373">
      <w:bodyDiv w:val="1"/>
      <w:marLeft w:val="0"/>
      <w:marRight w:val="0"/>
      <w:marTop w:val="0"/>
      <w:marBottom w:val="0"/>
      <w:divBdr>
        <w:top w:val="none" w:sz="0" w:space="0" w:color="auto"/>
        <w:left w:val="none" w:sz="0" w:space="0" w:color="auto"/>
        <w:bottom w:val="none" w:sz="0" w:space="0" w:color="auto"/>
        <w:right w:val="none" w:sz="0" w:space="0" w:color="auto"/>
      </w:divBdr>
    </w:div>
    <w:div w:id="1361665044">
      <w:bodyDiv w:val="1"/>
      <w:marLeft w:val="0"/>
      <w:marRight w:val="0"/>
      <w:marTop w:val="0"/>
      <w:marBottom w:val="0"/>
      <w:divBdr>
        <w:top w:val="none" w:sz="0" w:space="0" w:color="auto"/>
        <w:left w:val="none" w:sz="0" w:space="0" w:color="auto"/>
        <w:bottom w:val="none" w:sz="0" w:space="0" w:color="auto"/>
        <w:right w:val="none" w:sz="0" w:space="0" w:color="auto"/>
      </w:divBdr>
    </w:div>
    <w:div w:id="1413893538">
      <w:bodyDiv w:val="1"/>
      <w:marLeft w:val="0"/>
      <w:marRight w:val="0"/>
      <w:marTop w:val="0"/>
      <w:marBottom w:val="0"/>
      <w:divBdr>
        <w:top w:val="none" w:sz="0" w:space="0" w:color="auto"/>
        <w:left w:val="none" w:sz="0" w:space="0" w:color="auto"/>
        <w:bottom w:val="none" w:sz="0" w:space="0" w:color="auto"/>
        <w:right w:val="none" w:sz="0" w:space="0" w:color="auto"/>
      </w:divBdr>
    </w:div>
    <w:div w:id="1477339394">
      <w:bodyDiv w:val="1"/>
      <w:marLeft w:val="0"/>
      <w:marRight w:val="0"/>
      <w:marTop w:val="0"/>
      <w:marBottom w:val="0"/>
      <w:divBdr>
        <w:top w:val="none" w:sz="0" w:space="0" w:color="auto"/>
        <w:left w:val="none" w:sz="0" w:space="0" w:color="auto"/>
        <w:bottom w:val="none" w:sz="0" w:space="0" w:color="auto"/>
        <w:right w:val="none" w:sz="0" w:space="0" w:color="auto"/>
      </w:divBdr>
    </w:div>
    <w:div w:id="1553614225">
      <w:bodyDiv w:val="1"/>
      <w:marLeft w:val="0"/>
      <w:marRight w:val="0"/>
      <w:marTop w:val="0"/>
      <w:marBottom w:val="0"/>
      <w:divBdr>
        <w:top w:val="none" w:sz="0" w:space="0" w:color="auto"/>
        <w:left w:val="none" w:sz="0" w:space="0" w:color="auto"/>
        <w:bottom w:val="none" w:sz="0" w:space="0" w:color="auto"/>
        <w:right w:val="none" w:sz="0" w:space="0" w:color="auto"/>
      </w:divBdr>
    </w:div>
    <w:div w:id="1596287736">
      <w:bodyDiv w:val="1"/>
      <w:marLeft w:val="0"/>
      <w:marRight w:val="0"/>
      <w:marTop w:val="0"/>
      <w:marBottom w:val="0"/>
      <w:divBdr>
        <w:top w:val="none" w:sz="0" w:space="0" w:color="auto"/>
        <w:left w:val="none" w:sz="0" w:space="0" w:color="auto"/>
        <w:bottom w:val="none" w:sz="0" w:space="0" w:color="auto"/>
        <w:right w:val="none" w:sz="0" w:space="0" w:color="auto"/>
      </w:divBdr>
      <w:divsChild>
        <w:div w:id="1416560712">
          <w:marLeft w:val="0"/>
          <w:marRight w:val="0"/>
          <w:marTop w:val="100"/>
          <w:marBottom w:val="100"/>
          <w:divBdr>
            <w:top w:val="none" w:sz="0" w:space="0" w:color="auto"/>
            <w:left w:val="none" w:sz="0" w:space="0" w:color="auto"/>
            <w:bottom w:val="none" w:sz="0" w:space="0" w:color="auto"/>
            <w:right w:val="none" w:sz="0" w:space="0" w:color="auto"/>
          </w:divBdr>
          <w:divsChild>
            <w:div w:id="968634213">
              <w:marLeft w:val="0"/>
              <w:marRight w:val="0"/>
              <w:marTop w:val="0"/>
              <w:marBottom w:val="0"/>
              <w:divBdr>
                <w:top w:val="none" w:sz="0" w:space="0" w:color="auto"/>
                <w:left w:val="none" w:sz="0" w:space="0" w:color="auto"/>
                <w:bottom w:val="none" w:sz="0" w:space="0" w:color="auto"/>
                <w:right w:val="none" w:sz="0" w:space="0" w:color="auto"/>
              </w:divBdr>
              <w:divsChild>
                <w:div w:id="1668509088">
                  <w:marLeft w:val="0"/>
                  <w:marRight w:val="0"/>
                  <w:marTop w:val="0"/>
                  <w:marBottom w:val="0"/>
                  <w:divBdr>
                    <w:top w:val="none" w:sz="0" w:space="0" w:color="auto"/>
                    <w:left w:val="none" w:sz="0" w:space="0" w:color="auto"/>
                    <w:bottom w:val="none" w:sz="0" w:space="0" w:color="auto"/>
                    <w:right w:val="none" w:sz="0" w:space="0" w:color="auto"/>
                  </w:divBdr>
                  <w:divsChild>
                    <w:div w:id="698548757">
                      <w:marLeft w:val="0"/>
                      <w:marRight w:val="0"/>
                      <w:marTop w:val="0"/>
                      <w:marBottom w:val="0"/>
                      <w:divBdr>
                        <w:top w:val="none" w:sz="0" w:space="0" w:color="auto"/>
                        <w:left w:val="none" w:sz="0" w:space="0" w:color="auto"/>
                        <w:bottom w:val="none" w:sz="0" w:space="0" w:color="auto"/>
                        <w:right w:val="none" w:sz="0" w:space="0" w:color="auto"/>
                      </w:divBdr>
                      <w:divsChild>
                        <w:div w:id="1246455047">
                          <w:marLeft w:val="0"/>
                          <w:marRight w:val="0"/>
                          <w:marTop w:val="0"/>
                          <w:marBottom w:val="0"/>
                          <w:divBdr>
                            <w:top w:val="none" w:sz="0" w:space="0" w:color="auto"/>
                            <w:left w:val="none" w:sz="0" w:space="0" w:color="auto"/>
                            <w:bottom w:val="none" w:sz="0" w:space="0" w:color="auto"/>
                            <w:right w:val="none" w:sz="0" w:space="0" w:color="auto"/>
                          </w:divBdr>
                          <w:divsChild>
                            <w:div w:id="902331062">
                              <w:marLeft w:val="0"/>
                              <w:marRight w:val="0"/>
                              <w:marTop w:val="0"/>
                              <w:marBottom w:val="0"/>
                              <w:divBdr>
                                <w:top w:val="none" w:sz="0" w:space="0" w:color="auto"/>
                                <w:left w:val="none" w:sz="0" w:space="0" w:color="auto"/>
                                <w:bottom w:val="none" w:sz="0" w:space="0" w:color="auto"/>
                                <w:right w:val="none" w:sz="0" w:space="0" w:color="auto"/>
                              </w:divBdr>
                              <w:divsChild>
                                <w:div w:id="1795784604">
                                  <w:marLeft w:val="0"/>
                                  <w:marRight w:val="0"/>
                                  <w:marTop w:val="0"/>
                                  <w:marBottom w:val="0"/>
                                  <w:divBdr>
                                    <w:top w:val="none" w:sz="0" w:space="0" w:color="auto"/>
                                    <w:left w:val="none" w:sz="0" w:space="0" w:color="auto"/>
                                    <w:bottom w:val="none" w:sz="0" w:space="0" w:color="auto"/>
                                    <w:right w:val="none" w:sz="0" w:space="0" w:color="auto"/>
                                  </w:divBdr>
                                  <w:divsChild>
                                    <w:div w:id="7881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968994">
      <w:bodyDiv w:val="1"/>
      <w:marLeft w:val="0"/>
      <w:marRight w:val="0"/>
      <w:marTop w:val="0"/>
      <w:marBottom w:val="0"/>
      <w:divBdr>
        <w:top w:val="none" w:sz="0" w:space="0" w:color="auto"/>
        <w:left w:val="none" w:sz="0" w:space="0" w:color="auto"/>
        <w:bottom w:val="none" w:sz="0" w:space="0" w:color="auto"/>
        <w:right w:val="none" w:sz="0" w:space="0" w:color="auto"/>
      </w:divBdr>
    </w:div>
    <w:div w:id="1859538374">
      <w:bodyDiv w:val="1"/>
      <w:marLeft w:val="0"/>
      <w:marRight w:val="0"/>
      <w:marTop w:val="0"/>
      <w:marBottom w:val="0"/>
      <w:divBdr>
        <w:top w:val="none" w:sz="0" w:space="0" w:color="auto"/>
        <w:left w:val="none" w:sz="0" w:space="0" w:color="auto"/>
        <w:bottom w:val="none" w:sz="0" w:space="0" w:color="auto"/>
        <w:right w:val="none" w:sz="0" w:space="0" w:color="auto"/>
      </w:divBdr>
    </w:div>
    <w:div w:id="2020428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sv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sv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footer" Target="footer1.xml"/><Relationship Id="rId10" Type="http://schemas.microsoft.com/office/2016/09/relationships/commentsIds" Target="commentsIds.xml"/><Relationship Id="rId19" Type="http://schemas.openxmlformats.org/officeDocument/2006/relationships/image" Target="media/image8.sv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53334-B5B3-4797-9EE8-A516CE622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2289</TotalTime>
  <Pages>16</Pages>
  <Words>4311</Words>
  <Characters>24573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R</cp:lastModifiedBy>
  <cp:revision>34</cp:revision>
  <dcterms:created xsi:type="dcterms:W3CDTF">2026-05-18T20:18:00Z</dcterms:created>
  <dcterms:modified xsi:type="dcterms:W3CDTF">2026-06-02T11:55:00Z</dcterms:modified>
</cp:coreProperties>
</file>